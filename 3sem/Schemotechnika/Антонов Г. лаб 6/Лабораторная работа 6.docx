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2822" w14:textId="77777777" w:rsidR="004347B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Министерство образования и науки Российской Федерации</w:t>
      </w:r>
    </w:p>
    <w:p w14:paraId="604B88B8" w14:textId="77777777" w:rsidR="004347B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Санкт-Петербургский Политехнический Университет Петра Великого</w:t>
      </w:r>
    </w:p>
    <w:p w14:paraId="4CC8F474" w14:textId="77777777" w:rsidR="004347B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—</w:t>
      </w:r>
    </w:p>
    <w:p w14:paraId="5456D869" w14:textId="77777777" w:rsidR="004347B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 xml:space="preserve">Институт компьютерных наук и кибербезопасности </w:t>
      </w:r>
    </w:p>
    <w:p w14:paraId="22B91EEB" w14:textId="77777777" w:rsidR="004347B4" w:rsidRDefault="004347B4">
      <w:pPr>
        <w:spacing w:line="240" w:lineRule="auto"/>
        <w:rPr>
          <w:b/>
        </w:rPr>
      </w:pPr>
    </w:p>
    <w:p w14:paraId="32E3F0FE" w14:textId="77777777" w:rsidR="004347B4" w:rsidRDefault="004347B4">
      <w:pPr>
        <w:spacing w:line="240" w:lineRule="auto"/>
        <w:rPr>
          <w:sz w:val="24"/>
          <w:szCs w:val="24"/>
        </w:rPr>
      </w:pPr>
    </w:p>
    <w:p w14:paraId="6DA10F05" w14:textId="77777777" w:rsidR="004347B4" w:rsidRDefault="004347B4">
      <w:pPr>
        <w:spacing w:line="240" w:lineRule="auto"/>
        <w:rPr>
          <w:sz w:val="24"/>
          <w:szCs w:val="24"/>
        </w:rPr>
      </w:pPr>
    </w:p>
    <w:p w14:paraId="56CA2F59" w14:textId="77777777" w:rsidR="004347B4" w:rsidRDefault="004347B4">
      <w:pPr>
        <w:spacing w:line="240" w:lineRule="auto"/>
        <w:rPr>
          <w:sz w:val="24"/>
          <w:szCs w:val="24"/>
        </w:rPr>
      </w:pPr>
    </w:p>
    <w:p w14:paraId="25873EFA" w14:textId="77777777" w:rsidR="004347B4" w:rsidRDefault="004347B4">
      <w:pPr>
        <w:spacing w:line="240" w:lineRule="auto"/>
        <w:rPr>
          <w:sz w:val="24"/>
          <w:szCs w:val="24"/>
        </w:rPr>
      </w:pPr>
    </w:p>
    <w:p w14:paraId="5087C7E6" w14:textId="77777777" w:rsidR="004347B4" w:rsidRDefault="004347B4">
      <w:pPr>
        <w:spacing w:line="240" w:lineRule="auto"/>
        <w:rPr>
          <w:sz w:val="24"/>
          <w:szCs w:val="24"/>
        </w:rPr>
      </w:pPr>
    </w:p>
    <w:p w14:paraId="040C9C8C" w14:textId="77777777" w:rsidR="004347B4" w:rsidRDefault="004347B4">
      <w:pPr>
        <w:spacing w:line="240" w:lineRule="auto"/>
        <w:rPr>
          <w:sz w:val="24"/>
          <w:szCs w:val="24"/>
        </w:rPr>
      </w:pPr>
    </w:p>
    <w:p w14:paraId="72DE601A" w14:textId="77777777" w:rsidR="004347B4" w:rsidRDefault="004347B4">
      <w:pPr>
        <w:spacing w:line="240" w:lineRule="auto"/>
        <w:rPr>
          <w:sz w:val="24"/>
          <w:szCs w:val="24"/>
        </w:rPr>
      </w:pPr>
    </w:p>
    <w:p w14:paraId="5819BCF4" w14:textId="77777777" w:rsidR="004347B4" w:rsidRDefault="004347B4">
      <w:pPr>
        <w:spacing w:line="240" w:lineRule="auto"/>
        <w:rPr>
          <w:sz w:val="24"/>
          <w:szCs w:val="24"/>
        </w:rPr>
      </w:pPr>
    </w:p>
    <w:p w14:paraId="6E72D20D" w14:textId="77777777" w:rsidR="004347B4" w:rsidRDefault="004347B4">
      <w:pPr>
        <w:spacing w:line="240" w:lineRule="auto"/>
        <w:rPr>
          <w:sz w:val="24"/>
          <w:szCs w:val="24"/>
        </w:rPr>
      </w:pPr>
    </w:p>
    <w:p w14:paraId="45F12EC3" w14:textId="77777777" w:rsidR="004347B4" w:rsidRDefault="004347B4">
      <w:pPr>
        <w:spacing w:line="240" w:lineRule="auto"/>
        <w:rPr>
          <w:sz w:val="24"/>
          <w:szCs w:val="24"/>
        </w:rPr>
      </w:pPr>
    </w:p>
    <w:p w14:paraId="509BDA5C" w14:textId="77777777" w:rsidR="004347B4" w:rsidRDefault="00000000">
      <w:pPr>
        <w:spacing w:line="240" w:lineRule="auto"/>
        <w:ind w:firstLine="0"/>
        <w:jc w:val="center"/>
        <w:rPr>
          <w:smallCaps/>
          <w:sz w:val="24"/>
          <w:szCs w:val="24"/>
        </w:rPr>
      </w:pPr>
      <w:r>
        <w:rPr>
          <w:b/>
          <w:sz w:val="32"/>
          <w:szCs w:val="32"/>
        </w:rPr>
        <w:t>ЛАБОРАТОРНАЯ РАБОТА № 6</w:t>
      </w:r>
    </w:p>
    <w:p w14:paraId="0614EE5E" w14:textId="77777777" w:rsidR="004347B4" w:rsidRDefault="004347B4">
      <w:pPr>
        <w:spacing w:line="240" w:lineRule="auto"/>
      </w:pPr>
    </w:p>
    <w:p w14:paraId="6C0931AF" w14:textId="77777777" w:rsidR="004347B4" w:rsidRDefault="00000000">
      <w:pPr>
        <w:numPr>
          <w:ilvl w:val="0"/>
          <w:numId w:val="1"/>
        </w:numPr>
        <w:spacing w:line="240" w:lineRule="auto"/>
        <w:ind w:left="0" w:firstLine="0"/>
        <w:jc w:val="center"/>
        <w:rPr>
          <w:b/>
          <w:highlight w:val="yellow"/>
        </w:rPr>
      </w:pPr>
      <w:r>
        <w:t>«</w:t>
      </w:r>
      <w:r>
        <w:rPr>
          <w:b/>
          <w:color w:val="000000"/>
        </w:rPr>
        <w:t>Биполярные транзисторы</w:t>
      </w:r>
      <w:r>
        <w:t>»</w:t>
      </w:r>
    </w:p>
    <w:p w14:paraId="37C406DA" w14:textId="77777777" w:rsidR="004347B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по дисциплине «Электроника и схемотехника»</w:t>
      </w:r>
    </w:p>
    <w:p w14:paraId="7647B1D5" w14:textId="77777777" w:rsidR="004347B4" w:rsidRDefault="004347B4"/>
    <w:p w14:paraId="377E3403" w14:textId="77777777" w:rsidR="004347B4" w:rsidRDefault="004347B4"/>
    <w:p w14:paraId="7F9E25D6" w14:textId="77777777" w:rsidR="004347B4" w:rsidRDefault="004347B4"/>
    <w:p w14:paraId="711E7F45" w14:textId="77777777" w:rsidR="004347B4" w:rsidRDefault="004347B4"/>
    <w:p w14:paraId="3A057613" w14:textId="77777777" w:rsidR="004347B4" w:rsidRDefault="004347B4"/>
    <w:p w14:paraId="210A261B" w14:textId="77777777" w:rsidR="00976AE8" w:rsidRDefault="00976AE8">
      <w:pPr>
        <w:numPr>
          <w:ilvl w:val="0"/>
          <w:numId w:val="1"/>
        </w:numPr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</w:p>
    <w:p w14:paraId="35D4D7F6" w14:textId="77777777" w:rsidR="00976AE8" w:rsidRDefault="00976AE8">
      <w:pPr>
        <w:numPr>
          <w:ilvl w:val="0"/>
          <w:numId w:val="1"/>
        </w:numPr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</w:p>
    <w:p w14:paraId="2923DB19" w14:textId="77777777" w:rsidR="00976AE8" w:rsidRDefault="00976AE8">
      <w:pPr>
        <w:numPr>
          <w:ilvl w:val="0"/>
          <w:numId w:val="1"/>
        </w:numPr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</w:p>
    <w:p w14:paraId="0DCEE640" w14:textId="77777777" w:rsidR="00976AE8" w:rsidRDefault="00976AE8">
      <w:pPr>
        <w:numPr>
          <w:ilvl w:val="0"/>
          <w:numId w:val="1"/>
        </w:numPr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</w:p>
    <w:p w14:paraId="74D12E78" w14:textId="77777777" w:rsidR="00976AE8" w:rsidRDefault="00976AE8">
      <w:pPr>
        <w:numPr>
          <w:ilvl w:val="0"/>
          <w:numId w:val="1"/>
        </w:numPr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</w:p>
    <w:p w14:paraId="7E8F820D" w14:textId="335041F2" w:rsidR="004347B4" w:rsidRDefault="00976AE8">
      <w:pPr>
        <w:numPr>
          <w:ilvl w:val="0"/>
          <w:numId w:val="1"/>
        </w:numPr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614EFA0" wp14:editId="564CF5E7">
                <wp:simplePos x="0" y="0"/>
                <wp:positionH relativeFrom="column">
                  <wp:posOffset>2799080</wp:posOffset>
                </wp:positionH>
                <wp:positionV relativeFrom="paragraph">
                  <wp:posOffset>-198120</wp:posOffset>
                </wp:positionV>
                <wp:extent cx="1207415" cy="645795"/>
                <wp:effectExtent l="38100" t="38100" r="31115" b="40005"/>
                <wp:wrapNone/>
                <wp:docPr id="1893354859" name="Рукописный ввод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207415" cy="645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5903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3" o:spid="_x0000_s1026" type="#_x0000_t75" style="position:absolute;margin-left:220.05pt;margin-top:-15.95pt;width:95.75pt;height:51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">
                <v:imagedata r:id="rId9" o:title=""/>
              </v:shape>
            </w:pict>
          </mc:Fallback>
        </mc:AlternateContent>
      </w:r>
      <w:r w:rsidR="00000000">
        <w:rPr>
          <w:rFonts w:eastAsia="Times New Roman" w:cs="Times New Roman"/>
          <w:color w:val="000000"/>
        </w:rPr>
        <w:t>Выполнил</w:t>
      </w:r>
    </w:p>
    <w:p w14:paraId="627D340B" w14:textId="304BFED7" w:rsidR="004347B4" w:rsidRDefault="00000000">
      <w:pPr>
        <w:numPr>
          <w:ilvl w:val="0"/>
          <w:numId w:val="1"/>
        </w:numP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студент гр. 5151001/40001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  </w:t>
      </w:r>
      <w:r w:rsidR="00976AE8">
        <w:rPr>
          <w:rFonts w:eastAsia="Times New Roman" w:cs="Times New Roman"/>
          <w:color w:val="000000"/>
        </w:rPr>
        <w:t>Антонов Г. Е.</w:t>
      </w:r>
    </w:p>
    <w:p w14:paraId="784265A1" w14:textId="77777777" w:rsidR="004347B4" w:rsidRDefault="00000000">
      <w:pPr>
        <w:tabs>
          <w:tab w:val="left" w:pos="4746"/>
          <w:tab w:val="left" w:pos="6840"/>
        </w:tabs>
        <w:spacing w:line="240" w:lineRule="auto"/>
        <w:ind w:left="567" w:firstLine="0"/>
        <w:rPr>
          <w:rFonts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/>
          <w:color w:val="000000"/>
        </w:rPr>
        <w:t xml:space="preserve">                                                         </w:t>
      </w:r>
      <w:r>
        <w:rPr>
          <w:rFonts w:eastAsia="Times New Roman" w:cs="Times New Roman"/>
          <w:color w:val="000000"/>
          <w:sz w:val="22"/>
          <w:szCs w:val="22"/>
        </w:rPr>
        <w:t>&lt;</w:t>
      </w:r>
      <w:r>
        <w:rPr>
          <w:rFonts w:eastAsia="Times New Roman" w:cs="Times New Roman"/>
          <w:i/>
          <w:color w:val="000000"/>
          <w:sz w:val="22"/>
          <w:szCs w:val="22"/>
        </w:rPr>
        <w:t>подпись</w:t>
      </w:r>
      <w:r>
        <w:rPr>
          <w:rFonts w:eastAsia="Times New Roman" w:cs="Times New Roman"/>
          <w:color w:val="000000"/>
          <w:sz w:val="22"/>
          <w:szCs w:val="22"/>
        </w:rPr>
        <w:t>&gt;</w:t>
      </w:r>
    </w:p>
    <w:p w14:paraId="2641D750" w14:textId="77777777" w:rsidR="004347B4" w:rsidRDefault="004347B4">
      <w:pPr>
        <w:spacing w:before="240" w:after="200" w:line="240" w:lineRule="auto"/>
        <w:jc w:val="left"/>
      </w:pPr>
    </w:p>
    <w:p w14:paraId="391C5F85" w14:textId="77777777" w:rsidR="00976AE8" w:rsidRDefault="00976AE8">
      <w:pPr>
        <w:numPr>
          <w:ilvl w:val="0"/>
          <w:numId w:val="1"/>
        </w:numPr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</w:p>
    <w:p w14:paraId="2E07A364" w14:textId="783F8D4B" w:rsidR="004347B4" w:rsidRDefault="00976AE8">
      <w:pPr>
        <w:numPr>
          <w:ilvl w:val="0"/>
          <w:numId w:val="1"/>
        </w:numPr>
        <w:spacing w:line="240" w:lineRule="auto"/>
        <w:ind w:left="567"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Доцент</w:t>
      </w:r>
      <w:r w:rsidR="00000000">
        <w:rPr>
          <w:rFonts w:eastAsia="Times New Roman" w:cs="Times New Roman"/>
          <w:color w:val="000000"/>
        </w:rPr>
        <w:t xml:space="preserve">                                                                       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</w:t>
      </w:r>
      <w:r w:rsidR="00000000">
        <w:rPr>
          <w:rFonts w:eastAsia="Times New Roman" w:cs="Times New Roman"/>
          <w:color w:val="000000"/>
        </w:rPr>
        <w:t>Супрун А.Ф.</w:t>
      </w:r>
    </w:p>
    <w:p w14:paraId="7613EF0B" w14:textId="77777777" w:rsidR="004347B4" w:rsidRDefault="004347B4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eastAsia="Times New Roman" w:cs="Times New Roman"/>
          <w:color w:val="000000"/>
        </w:rPr>
      </w:pPr>
    </w:p>
    <w:p w14:paraId="75C67047" w14:textId="77777777" w:rsidR="004347B4" w:rsidRDefault="00000000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8CE5A96" w14:textId="77777777" w:rsidR="004347B4" w:rsidRDefault="004347B4">
      <w:pPr>
        <w:tabs>
          <w:tab w:val="left" w:pos="3960"/>
          <w:tab w:val="left" w:pos="6840"/>
        </w:tabs>
        <w:spacing w:line="240" w:lineRule="auto"/>
        <w:jc w:val="left"/>
      </w:pPr>
    </w:p>
    <w:p w14:paraId="7F762400" w14:textId="77777777" w:rsidR="004347B4" w:rsidRDefault="004347B4">
      <w:pPr>
        <w:spacing w:line="240" w:lineRule="auto"/>
        <w:jc w:val="center"/>
      </w:pPr>
    </w:p>
    <w:p w14:paraId="72500956" w14:textId="77777777" w:rsidR="004347B4" w:rsidRDefault="004347B4">
      <w:pPr>
        <w:spacing w:line="240" w:lineRule="auto"/>
        <w:jc w:val="center"/>
      </w:pPr>
    </w:p>
    <w:p w14:paraId="03831378" w14:textId="77777777" w:rsidR="004347B4" w:rsidRDefault="00000000">
      <w:pPr>
        <w:spacing w:line="240" w:lineRule="auto"/>
        <w:ind w:firstLine="0"/>
      </w:pPr>
      <w:r>
        <w:t xml:space="preserve">                                                       Санкт-Петербург</w:t>
      </w:r>
    </w:p>
    <w:p w14:paraId="568E935F" w14:textId="77777777" w:rsidR="004347B4" w:rsidRDefault="00000000">
      <w:pPr>
        <w:numPr>
          <w:ilvl w:val="0"/>
          <w:numId w:val="1"/>
        </w:numPr>
        <w:spacing w:line="240" w:lineRule="auto"/>
        <w:ind w:left="0" w:firstLine="0"/>
        <w:jc w:val="center"/>
      </w:pPr>
      <w:r>
        <w:t>2025</w:t>
      </w:r>
    </w:p>
    <w:p w14:paraId="36B886DE" w14:textId="77777777" w:rsidR="004347B4" w:rsidRDefault="00000000">
      <w:pPr>
        <w:pStyle w:val="1"/>
        <w:numPr>
          <w:ilvl w:val="0"/>
          <w:numId w:val="2"/>
        </w:numPr>
      </w:pPr>
      <w:r>
        <w:lastRenderedPageBreak/>
        <w:t>Цель работы</w:t>
      </w:r>
    </w:p>
    <w:p w14:paraId="601AC6F1" w14:textId="77777777" w:rsidR="004347B4" w:rsidRDefault="00000000">
      <w:r>
        <w:t xml:space="preserve">Провести экспериментальные исследования </w:t>
      </w:r>
      <w:proofErr w:type="gramStart"/>
      <w:r>
        <w:t>вольт-амперных</w:t>
      </w:r>
      <w:proofErr w:type="gramEnd"/>
      <w:r>
        <w:t xml:space="preserve"> характеристик (ВАХ) транзисторов и изучить основные параметры биполярных транзисторов.</w:t>
      </w:r>
    </w:p>
    <w:p w14:paraId="7E4EF2A6" w14:textId="77777777" w:rsidR="004347B4" w:rsidRDefault="00000000">
      <w:pPr>
        <w:pStyle w:val="1"/>
        <w:numPr>
          <w:ilvl w:val="0"/>
          <w:numId w:val="2"/>
        </w:numPr>
      </w:pPr>
      <w:r>
        <w:t>Описание решения</w:t>
      </w:r>
    </w:p>
    <w:p w14:paraId="35BFC81C" w14:textId="77777777" w:rsidR="004347B4" w:rsidRDefault="00000000">
      <w:r>
        <w:t>Была построена электрическая схема, которая была изучена.</w:t>
      </w:r>
    </w:p>
    <w:p w14:paraId="196CB31D" w14:textId="77777777" w:rsidR="004347B4" w:rsidRDefault="00000000">
      <w:pPr>
        <w:keepNext/>
        <w:ind w:firstLine="0"/>
        <w:jc w:val="center"/>
        <w:rPr>
          <w:rFonts w:eastAsia="Times New Roman" w:cs="Times New Roman"/>
          <w:color w:val="000000"/>
        </w:rPr>
      </w:pPr>
      <w:r>
        <w:rPr>
          <w:noProof/>
        </w:rPr>
        <w:drawing>
          <wp:inline distT="0" distB="0" distL="0" distR="0" wp14:anchorId="4CBCD902" wp14:editId="03DE00AA">
            <wp:extent cx="6300470" cy="2727325"/>
            <wp:effectExtent l="0" t="0" r="0" b="0"/>
            <wp:docPr id="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72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02A4F" w14:textId="77777777" w:rsidR="004347B4" w:rsidRDefault="00000000">
      <w:pPr>
        <w:keepLines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1 – Схема электрической цепи для изучения транзистора</w:t>
      </w:r>
    </w:p>
    <w:p w14:paraId="3F04238B" w14:textId="77777777" w:rsidR="004347B4" w:rsidRDefault="00000000">
      <w:pPr>
        <w:pStyle w:val="2"/>
        <w:numPr>
          <w:ilvl w:val="1"/>
          <w:numId w:val="2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Исследование входных характеристик транзистора, включенного по схеме ОЭ.</w:t>
      </w:r>
    </w:p>
    <w:p w14:paraId="1CD4554E" w14:textId="77777777" w:rsidR="004347B4" w:rsidRDefault="00000000">
      <w:r>
        <w:t>Были исследованы входные характеристики транзистора, включенного по схеме ОЭ для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</m:oMath>
      <w:r>
        <w:t>= 15В,</w:t>
      </w:r>
      <w:r>
        <w:rPr>
          <w:rFonts w:ascii="Cambria Math" w:eastAsia="Cambria Math" w:hAnsi="Cambria Math" w:cs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</m:oMath>
      <w:r>
        <w:t xml:space="preserve">= 10B,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</m:oMath>
      <w:r>
        <w:t>= 5В</w:t>
      </w:r>
    </w:p>
    <w:p w14:paraId="18D94198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1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</m:oMath>
      <w:r>
        <w:rPr>
          <w:rFonts w:eastAsia="Times New Roman" w:cs="Times New Roman"/>
          <w:color w:val="000000"/>
        </w:rPr>
        <w:t>= 15 B</w:t>
      </w:r>
    </w:p>
    <w:tbl>
      <w:tblPr>
        <w:tblW w:w="11263" w:type="dxa"/>
        <w:tblInd w:w="-820" w:type="dxa"/>
        <w:tblLayout w:type="fixed"/>
        <w:tblLook w:val="0400" w:firstRow="0" w:lastRow="0" w:firstColumn="0" w:lastColumn="0" w:noHBand="0" w:noVBand="1"/>
      </w:tblPr>
      <w:tblGrid>
        <w:gridCol w:w="1129"/>
        <w:gridCol w:w="1125"/>
        <w:gridCol w:w="1128"/>
        <w:gridCol w:w="1126"/>
        <w:gridCol w:w="1125"/>
        <w:gridCol w:w="1126"/>
        <w:gridCol w:w="1127"/>
        <w:gridCol w:w="1126"/>
        <w:gridCol w:w="1125"/>
        <w:gridCol w:w="1126"/>
      </w:tblGrid>
      <w:tr w:rsidR="004347B4" w14:paraId="45651CF9" w14:textId="77777777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16CB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5AE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9AF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0FFA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2C9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79EA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CF6C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3F20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7F5A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6AC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45</w:t>
            </w:r>
          </w:p>
        </w:tc>
      </w:tr>
      <w:tr w:rsidR="004347B4" w14:paraId="0F25939D" w14:textId="77777777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5DA3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6269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3,738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3F3D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1,671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FF0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0,883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DA8C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0,447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B01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0,184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0150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0,075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BF7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6550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0,006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9E8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0,002</w:t>
            </w:r>
          </w:p>
        </w:tc>
      </w:tr>
      <w:tr w:rsidR="004347B4" w14:paraId="73C0B84E" w14:textId="77777777"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C972C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0421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772,449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4FED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749,602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07F2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737,478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C6E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728,44</w:t>
            </w:r>
            <w:sdt>
              <w:sdtPr>
                <w:tag w:val="goog_rdk_0"/>
                <w:id w:val="-517464797"/>
              </w:sdtPr>
              <w:sdtContent>
                <w:ins w:id="0" w:author="Георгий Хлебников" w:date="2024-11-27T08:14:00Z">
                  <w:r>
                    <w:rPr>
                      <w:rFonts w:eastAsia="Times New Roman" w:cs="Times New Roman"/>
                      <w:color w:val="000000"/>
                    </w:rPr>
                    <w:t xml:space="preserve"> до </w:t>
                  </w:r>
                </w:ins>
              </w:sdtContent>
            </w:sdt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95DE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715,566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7C8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684,241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433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644,468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8E5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598,408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AFB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549,579</w:t>
            </w:r>
          </w:p>
        </w:tc>
      </w:tr>
    </w:tbl>
    <w:p w14:paraId="436B6F96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Таблица 2 – Измерения для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</m:oMath>
      <w:r>
        <w:rPr>
          <w:rFonts w:eastAsia="Times New Roman" w:cs="Times New Roman"/>
          <w:color w:val="000000"/>
        </w:rPr>
        <w:t xml:space="preserve"> = 10 B</w:t>
      </w:r>
    </w:p>
    <w:tbl>
      <w:tblPr>
        <w:tblW w:w="11263" w:type="dxa"/>
        <w:tblInd w:w="-820" w:type="dxa"/>
        <w:tblLayout w:type="fixed"/>
        <w:tblLook w:val="0400" w:firstRow="0" w:lastRow="0" w:firstColumn="0" w:lastColumn="0" w:noHBand="0" w:noVBand="1"/>
      </w:tblPr>
      <w:tblGrid>
        <w:gridCol w:w="1192"/>
        <w:gridCol w:w="1128"/>
        <w:gridCol w:w="1126"/>
        <w:gridCol w:w="1125"/>
        <w:gridCol w:w="1062"/>
        <w:gridCol w:w="1126"/>
        <w:gridCol w:w="1127"/>
        <w:gridCol w:w="1126"/>
        <w:gridCol w:w="1125"/>
        <w:gridCol w:w="1126"/>
      </w:tblGrid>
      <w:tr w:rsidR="004347B4" w14:paraId="7F51D798" w14:textId="77777777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4B306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4A560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9368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C7E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5BA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101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A87C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8423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74F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525A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45</w:t>
            </w:r>
          </w:p>
        </w:tc>
      </w:tr>
      <w:tr w:rsidR="004347B4" w14:paraId="480B26A5" w14:textId="77777777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EC51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89EA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3,857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891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1,757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35F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0,955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C721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0,513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13670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0,224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6A7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0,075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C045F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6496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0,006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B18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0,002</w:t>
            </w:r>
          </w:p>
        </w:tc>
      </w:tr>
      <w:tr w:rsidR="004347B4" w14:paraId="01445512" w14:textId="77777777"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5929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7763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766,778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698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741,848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3D0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728,186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4596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717,99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55CF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707,924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4E08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684,215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89D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644,468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87A0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598,408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E2A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549,579</w:t>
            </w:r>
          </w:p>
        </w:tc>
      </w:tr>
    </w:tbl>
    <w:p w14:paraId="35803C87" w14:textId="77777777" w:rsidR="004347B4" w:rsidRDefault="004347B4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</w:p>
    <w:p w14:paraId="139EC83C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3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КЭ</m:t>
            </m:r>
          </m:sub>
        </m:sSub>
      </m:oMath>
      <w:r>
        <w:rPr>
          <w:rFonts w:eastAsia="Times New Roman" w:cs="Times New Roman"/>
          <w:color w:val="000000"/>
        </w:rPr>
        <w:t>= 10 B</w:t>
      </w:r>
    </w:p>
    <w:tbl>
      <w:tblPr>
        <w:tblW w:w="11263" w:type="dxa"/>
        <w:tblInd w:w="-820" w:type="dxa"/>
        <w:tblLayout w:type="fixed"/>
        <w:tblLook w:val="0400" w:firstRow="0" w:lastRow="0" w:firstColumn="0" w:lastColumn="0" w:noHBand="0" w:noVBand="1"/>
      </w:tblPr>
      <w:tblGrid>
        <w:gridCol w:w="1270"/>
        <w:gridCol w:w="1125"/>
        <w:gridCol w:w="1126"/>
        <w:gridCol w:w="1127"/>
        <w:gridCol w:w="1126"/>
        <w:gridCol w:w="1125"/>
        <w:gridCol w:w="1126"/>
        <w:gridCol w:w="987"/>
        <w:gridCol w:w="1125"/>
        <w:gridCol w:w="1126"/>
      </w:tblGrid>
      <w:tr w:rsidR="004347B4" w14:paraId="2B400A9A" w14:textId="77777777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465C9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1AE8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669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BFBD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8D98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880F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663C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388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35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B90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A223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45</w:t>
            </w:r>
          </w:p>
        </w:tc>
      </w:tr>
      <w:tr w:rsidR="004347B4" w14:paraId="41CFD789" w14:textId="77777777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36F44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5BD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3,994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522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1,861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1A9A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1,048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C528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0,6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6AA9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0,308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F00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0,107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AEA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0,024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787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0,007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1FBA6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0,002</w:t>
            </w:r>
          </w:p>
        </w:tc>
      </w:tr>
      <w:tr w:rsidR="004347B4" w14:paraId="2F4CAFDF" w14:textId="77777777"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C8081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AB79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760,304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311A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732,467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9D54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716,381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76D30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703,956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4C25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692,266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B59A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677,463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6D1C6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644,32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8A7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598,401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187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549,578</w:t>
            </w:r>
          </w:p>
        </w:tc>
      </w:tr>
    </w:tbl>
    <w:p w14:paraId="2C03CB6A" w14:textId="77777777" w:rsidR="004347B4" w:rsidRDefault="00000000">
      <w:r>
        <w:t>По полученным результатам были построены графики, которые представлены ниже.</w:t>
      </w:r>
    </w:p>
    <w:p w14:paraId="289F6D56" w14:textId="77777777" w:rsidR="004347B4" w:rsidRDefault="00000000">
      <w:pPr>
        <w:keepNext/>
        <w:ind w:firstLine="0"/>
        <w:jc w:val="center"/>
        <w:rPr>
          <w:rFonts w:eastAsia="Times New Roman" w:cs="Times New Roman"/>
          <w:color w:val="000000"/>
        </w:rPr>
      </w:pPr>
      <w:r>
        <w:rPr>
          <w:noProof/>
        </w:rPr>
        <w:drawing>
          <wp:inline distT="0" distB="0" distL="0" distR="0" wp14:anchorId="76CC328D" wp14:editId="12BC3F4A">
            <wp:extent cx="6300470" cy="3411220"/>
            <wp:effectExtent l="0" t="0" r="0" b="0"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1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24F31" w14:textId="77777777" w:rsidR="004347B4" w:rsidRDefault="00000000">
      <w:pPr>
        <w:keepLines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2 – ВАХ входных характеристик транзистора</w:t>
      </w:r>
    </w:p>
    <w:p w14:paraId="3014C133" w14:textId="77777777" w:rsidR="004347B4" w:rsidRDefault="00000000">
      <w:pPr>
        <w:pStyle w:val="2"/>
        <w:numPr>
          <w:ilvl w:val="1"/>
          <w:numId w:val="2"/>
        </w:numPr>
      </w:pPr>
      <w:r>
        <w:t>Исследование выходных характеристик транзистора, включенного по схеме ОЭ</w:t>
      </w:r>
    </w:p>
    <w:p w14:paraId="2744966C" w14:textId="77777777" w:rsidR="004347B4" w:rsidRDefault="00000000">
      <w:r>
        <w:t>Были проведены исследования выходных характеристик транзистора по схеме ОЭ для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= 0,1мА,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 xml:space="preserve">= 0,15мА,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t>=0,2мА.</w:t>
      </w:r>
    </w:p>
    <w:p w14:paraId="0D4B7F5C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4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rPr>
          <w:rFonts w:eastAsia="Times New Roman" w:cs="Times New Roman"/>
          <w:color w:val="000000"/>
        </w:rPr>
        <w:t>=0,1 мА</w:t>
      </w:r>
    </w:p>
    <w:tbl>
      <w:tblPr>
        <w:tblW w:w="9912" w:type="dxa"/>
        <w:tblLayout w:type="fixed"/>
        <w:tblLook w:val="0400" w:firstRow="0" w:lastRow="0" w:firstColumn="0" w:lastColumn="0" w:noHBand="0" w:noVBand="1"/>
      </w:tblPr>
      <w:tblGrid>
        <w:gridCol w:w="1070"/>
        <w:gridCol w:w="987"/>
        <w:gridCol w:w="986"/>
        <w:gridCol w:w="867"/>
        <w:gridCol w:w="866"/>
        <w:gridCol w:w="850"/>
        <w:gridCol w:w="868"/>
        <w:gridCol w:w="867"/>
        <w:gridCol w:w="868"/>
        <w:gridCol w:w="871"/>
        <w:gridCol w:w="812"/>
      </w:tblGrid>
      <w:tr w:rsidR="004347B4" w14:paraId="294AA00C" w14:textId="77777777">
        <w:trPr>
          <w:trHeight w:val="531"/>
        </w:trPr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A2E6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3070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721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933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F0A3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8593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28BE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D4A3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4BF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EB1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60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FA5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</w:t>
            </w:r>
          </w:p>
        </w:tc>
      </w:tr>
      <w:tr w:rsidR="004347B4" w14:paraId="5AC03BC5" w14:textId="77777777">
        <w:trPr>
          <w:trHeight w:val="531"/>
        </w:trPr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B351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04C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432,63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9578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891,19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FF9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1376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823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1889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973B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2429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7FC8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2999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ECB5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4232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806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5596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ABBC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7992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3780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8780</w:t>
            </w:r>
          </w:p>
        </w:tc>
      </w:tr>
      <w:tr w:rsidR="004347B4" w14:paraId="28A1C683" w14:textId="77777777">
        <w:trPr>
          <w:trHeight w:val="518"/>
        </w:trPr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DA3F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E690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6,681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BF4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6,765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903B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6,852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75C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6,945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206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7,043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990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7,146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C52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7,369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6ADF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7,615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B09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8,035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B148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8,19</w:t>
            </w:r>
          </w:p>
        </w:tc>
      </w:tr>
    </w:tbl>
    <w:p w14:paraId="614961A2" w14:textId="77777777" w:rsidR="004347B4" w:rsidRDefault="004347B4">
      <w:pPr>
        <w:ind w:firstLine="0"/>
      </w:pPr>
    </w:p>
    <w:p w14:paraId="57338015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lastRenderedPageBreak/>
        <w:t xml:space="preserve">Таблица 5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rPr>
          <w:rFonts w:eastAsia="Times New Roman" w:cs="Times New Roman"/>
          <w:color w:val="000000"/>
        </w:rPr>
        <w:t>=0,15 мА</w:t>
      </w:r>
    </w:p>
    <w:tbl>
      <w:tblPr>
        <w:tblW w:w="11033" w:type="dxa"/>
        <w:tblInd w:w="-706" w:type="dxa"/>
        <w:tblLayout w:type="fixed"/>
        <w:tblLook w:val="0400" w:firstRow="0" w:lastRow="0" w:firstColumn="0" w:lastColumn="0" w:noHBand="0" w:noVBand="1"/>
      </w:tblPr>
      <w:tblGrid>
        <w:gridCol w:w="893"/>
        <w:gridCol w:w="1128"/>
        <w:gridCol w:w="1126"/>
        <w:gridCol w:w="985"/>
        <w:gridCol w:w="989"/>
        <w:gridCol w:w="985"/>
        <w:gridCol w:w="985"/>
        <w:gridCol w:w="988"/>
        <w:gridCol w:w="986"/>
        <w:gridCol w:w="985"/>
        <w:gridCol w:w="983"/>
      </w:tblGrid>
      <w:tr w:rsidR="004347B4" w14:paraId="5DED33B5" w14:textId="77777777">
        <w:trPr>
          <w:trHeight w:val="531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859C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3A5A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252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8299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FA3E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856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B87A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0DF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6CA5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C514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FD8F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</w:t>
            </w:r>
          </w:p>
        </w:tc>
      </w:tr>
      <w:tr w:rsidR="004347B4" w14:paraId="267408B1" w14:textId="77777777">
        <w:trPr>
          <w:trHeight w:val="531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A202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</m:sub>
                </m:sSub>
                <m:r>
                  <w:rPr>
                    <w:rFonts w:ascii="Cambria Math" w:hAnsi="Cambria Math"/>
                  </w:rPr>
                  <m:t>,В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1F36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287,632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B377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615,216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390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983,56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6A95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1393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3200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1843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DBFA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2336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E59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3452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13E0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4756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5AA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6266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735B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8007</w:t>
            </w:r>
          </w:p>
        </w:tc>
      </w:tr>
      <w:tr w:rsidR="004347B4" w14:paraId="13659F5D" w14:textId="77777777">
        <w:trPr>
          <w:trHeight w:val="518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4105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4B0A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9,734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8798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9,831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010A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9,933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C408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10,046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45A3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10,171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051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10,307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08A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10,615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3C45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10,975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80D16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11,392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061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11,871</w:t>
            </w:r>
          </w:p>
        </w:tc>
      </w:tr>
    </w:tbl>
    <w:p w14:paraId="3C9F61B1" w14:textId="77777777" w:rsidR="004347B4" w:rsidRDefault="004347B4">
      <w:pPr>
        <w:ind w:firstLine="0"/>
      </w:pPr>
    </w:p>
    <w:p w14:paraId="497391E6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color w:val="000000"/>
        </w:rPr>
        <w:t xml:space="preserve">Таблица 6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</m:oMath>
      <w:r>
        <w:rPr>
          <w:rFonts w:eastAsia="Times New Roman" w:cs="Times New Roman"/>
          <w:color w:val="000000"/>
        </w:rPr>
        <w:t>=0,2 мА</w:t>
      </w:r>
    </w:p>
    <w:tbl>
      <w:tblPr>
        <w:tblW w:w="11313" w:type="dxa"/>
        <w:tblInd w:w="-844" w:type="dxa"/>
        <w:tblLayout w:type="fixed"/>
        <w:tblLook w:val="0400" w:firstRow="0" w:lastRow="0" w:firstColumn="0" w:lastColumn="0" w:noHBand="0" w:noVBand="1"/>
      </w:tblPr>
      <w:tblGrid>
        <w:gridCol w:w="893"/>
        <w:gridCol w:w="1128"/>
        <w:gridCol w:w="1126"/>
        <w:gridCol w:w="1125"/>
        <w:gridCol w:w="1127"/>
        <w:gridCol w:w="985"/>
        <w:gridCol w:w="989"/>
        <w:gridCol w:w="985"/>
        <w:gridCol w:w="987"/>
        <w:gridCol w:w="985"/>
        <w:gridCol w:w="983"/>
      </w:tblGrid>
      <w:tr w:rsidR="004347B4" w14:paraId="3CC70F89" w14:textId="77777777">
        <w:trPr>
          <w:trHeight w:val="543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1325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768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6EF6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C39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E1542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259C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B24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954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40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6BA3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1CB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60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68ED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70</w:t>
            </w:r>
          </w:p>
        </w:tc>
      </w:tr>
      <w:tr w:rsidR="004347B4" w14:paraId="5598AAC2" w14:textId="77777777">
        <w:trPr>
          <w:trHeight w:val="543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BC087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кэ</m:t>
                    </m:r>
                  </m:sub>
                </m:sSub>
                <m:r>
                  <w:rPr>
                    <w:rFonts w:ascii="Cambria Math" w:hAnsi="Cambria Math"/>
                  </w:rPr>
                  <m:t>,В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D90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166,186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CCA9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356,726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4C4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617,827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2F2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933,027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4E8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1302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621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1725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BACF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2739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88B7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3987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BB58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5493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F450C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7292</w:t>
            </w:r>
          </w:p>
        </w:tc>
      </w:tr>
      <w:tr w:rsidR="004347B4" w14:paraId="12066ED1" w14:textId="77777777">
        <w:trPr>
          <w:trHeight w:val="530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C6AA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  <w:color w:val="00000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6110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12,291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A5F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12,703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BBD3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12,801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7607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12,919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D9684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13,056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308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13,213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83BB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13,589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5F9F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14,053</w:t>
            </w:r>
          </w:p>
        </w:tc>
        <w:tc>
          <w:tcPr>
            <w:tcW w:w="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02391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14,611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12C1E" w14:textId="77777777" w:rsidR="004347B4" w:rsidRDefault="00000000">
            <w:pPr>
              <w:ind w:firstLine="0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15,276</w:t>
            </w:r>
          </w:p>
        </w:tc>
      </w:tr>
    </w:tbl>
    <w:p w14:paraId="1BD5FB54" w14:textId="77777777" w:rsidR="004347B4" w:rsidRDefault="00000000">
      <w:r>
        <w:t>По полученным данным были построены графики, которые представлены ниже.</w:t>
      </w:r>
    </w:p>
    <w:p w14:paraId="7B179037" w14:textId="77777777" w:rsidR="004347B4" w:rsidRDefault="00000000">
      <w:pPr>
        <w:keepNext/>
        <w:ind w:firstLine="0"/>
        <w:jc w:val="center"/>
        <w:rPr>
          <w:rFonts w:eastAsia="Times New Roman" w:cs="Times New Roman"/>
          <w:color w:val="000000"/>
        </w:rPr>
      </w:pPr>
      <w:r>
        <w:rPr>
          <w:noProof/>
        </w:rPr>
        <w:drawing>
          <wp:inline distT="0" distB="0" distL="0" distR="0" wp14:anchorId="5AD4BB4B" wp14:editId="2E221C0A">
            <wp:extent cx="6300470" cy="3536950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3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491DA" w14:textId="77777777" w:rsidR="004347B4" w:rsidRDefault="00000000">
      <w:pPr>
        <w:keepLines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3 – ВАХ выходных характеристик транзистора, ОЭ</w:t>
      </w:r>
    </w:p>
    <w:p w14:paraId="145C4C69" w14:textId="77777777" w:rsidR="004347B4" w:rsidRDefault="00000000">
      <w:pPr>
        <w:pStyle w:val="2"/>
        <w:numPr>
          <w:ilvl w:val="1"/>
          <w:numId w:val="2"/>
        </w:numPr>
      </w:pPr>
      <w:r>
        <w:t>Исследование ВАХ транзистора, включенного по схеме ОБ</w:t>
      </w:r>
    </w:p>
    <w:p w14:paraId="33EC276B" w14:textId="77777777" w:rsidR="004347B4" w:rsidRDefault="00000000">
      <w:r>
        <w:t>Была собрана схема ОБ для изучения транзистора.</w:t>
      </w:r>
    </w:p>
    <w:p w14:paraId="05B11475" w14:textId="77777777" w:rsidR="004347B4" w:rsidRDefault="00000000">
      <w:pPr>
        <w:keepNext/>
        <w:ind w:firstLine="0"/>
        <w:jc w:val="center"/>
        <w:rPr>
          <w:rFonts w:eastAsia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6D9A85C5" wp14:editId="5C0AC41C">
            <wp:extent cx="6300470" cy="334327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A8526" w14:textId="77777777" w:rsidR="004347B4" w:rsidRDefault="00000000">
      <w:pPr>
        <w:keepLines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4 – Схема электрической цепи для изучения транзистора</w:t>
      </w:r>
    </w:p>
    <w:p w14:paraId="1282E8EF" w14:textId="77777777" w:rsidR="004347B4" w:rsidRDefault="00000000">
      <w:r>
        <w:t>Были проведены исследования входных характеристик транзистора по схеме ОБ для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кб</m:t>
            </m:r>
          </m:sub>
        </m:sSub>
      </m:oMath>
      <w:r>
        <w:t>= 15В,</w:t>
      </w:r>
      <w:r>
        <w:rPr>
          <w:rFonts w:ascii="Cambria Math" w:eastAsia="Cambria Math" w:hAnsi="Cambria Math" w:cs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кб</m:t>
            </m:r>
          </m:sub>
        </m:sSub>
      </m:oMath>
      <w:r>
        <w:t xml:space="preserve">= 10B,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кб</m:t>
            </m:r>
          </m:sub>
        </m:sSub>
      </m:oMath>
      <w:r>
        <w:t>= 5В.</w:t>
      </w:r>
    </w:p>
    <w:p w14:paraId="432EE27B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7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кб</m:t>
            </m:r>
          </m:sub>
        </m:sSub>
      </m:oMath>
      <w:r>
        <w:rPr>
          <w:rFonts w:eastAsia="Times New Roman" w:cs="Times New Roman"/>
          <w:color w:val="000000"/>
        </w:rPr>
        <w:t>= 15 В</w:t>
      </w:r>
    </w:p>
    <w:tbl>
      <w:tblPr>
        <w:tblpPr w:leftFromText="180" w:rightFromText="180" w:vertAnchor="text"/>
        <w:tblW w:w="11204" w:type="dxa"/>
        <w:tblLayout w:type="fixed"/>
        <w:tblLook w:val="0400" w:firstRow="0" w:lastRow="0" w:firstColumn="0" w:lastColumn="0" w:noHBand="0" w:noVBand="1"/>
      </w:tblPr>
      <w:tblGrid>
        <w:gridCol w:w="1068"/>
        <w:gridCol w:w="1126"/>
        <w:gridCol w:w="1126"/>
        <w:gridCol w:w="1127"/>
        <w:gridCol w:w="1127"/>
        <w:gridCol w:w="1126"/>
        <w:gridCol w:w="1126"/>
        <w:gridCol w:w="1126"/>
        <w:gridCol w:w="1126"/>
        <w:gridCol w:w="1126"/>
      </w:tblGrid>
      <w:tr w:rsidR="004347B4" w14:paraId="02FEBBCD" w14:textId="77777777">
        <w:trPr>
          <w:trHeight w:val="53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515C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3DF8" w14:textId="77777777" w:rsidR="004347B4" w:rsidRDefault="00000000">
            <w:pPr>
              <w:ind w:firstLine="0"/>
            </w:pPr>
            <w:r>
              <w:t>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1D34" w14:textId="77777777" w:rsidR="004347B4" w:rsidRDefault="00000000">
            <w:pPr>
              <w:ind w:firstLine="0"/>
            </w:pPr>
            <w:r>
              <w:t>10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F9A7" w14:textId="77777777" w:rsidR="004347B4" w:rsidRDefault="00000000">
            <w:pPr>
              <w:ind w:firstLine="0"/>
            </w:pPr>
            <w:r>
              <w:t>15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6A7C" w14:textId="77777777" w:rsidR="004347B4" w:rsidRDefault="00000000">
            <w:pPr>
              <w:ind w:firstLine="0"/>
            </w:pPr>
            <w:r>
              <w:t>20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F09B1" w14:textId="77777777" w:rsidR="004347B4" w:rsidRDefault="00000000">
            <w:pPr>
              <w:ind w:firstLine="0"/>
            </w:pPr>
            <w:r>
              <w:t>25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37B7B" w14:textId="77777777" w:rsidR="004347B4" w:rsidRDefault="00000000">
            <w:pPr>
              <w:ind w:firstLine="0"/>
            </w:pPr>
            <w:r>
              <w:t>30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EFA7" w14:textId="77777777" w:rsidR="004347B4" w:rsidRDefault="00000000">
            <w:pPr>
              <w:ind w:firstLine="0"/>
            </w:pPr>
            <w:r>
              <w:t>40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CEEE" w14:textId="77777777" w:rsidR="004347B4" w:rsidRDefault="00000000">
            <w:pPr>
              <w:ind w:firstLine="0"/>
            </w:pPr>
            <w:r>
              <w:t>50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164A4" w14:textId="77777777" w:rsidR="004347B4" w:rsidRDefault="00000000">
            <w:pPr>
              <w:ind w:firstLine="0"/>
            </w:pPr>
            <w:r>
              <w:t>60</w:t>
            </w:r>
          </w:p>
        </w:tc>
      </w:tr>
      <w:tr w:rsidR="004347B4" w14:paraId="277DF1EF" w14:textId="77777777">
        <w:trPr>
          <w:trHeight w:val="531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7613F" w14:textId="77777777" w:rsidR="004347B4" w:rsidRDefault="00000000">
            <w:pPr>
              <w:ind w:firstLine="0"/>
              <w:jc w:val="left"/>
              <w:rPr>
                <w:rFonts w:ascii="Cambria Math" w:eastAsia="Cambria Math" w:hAnsi="Cambria Math" w:cs="Cambria Math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A6316" w14:textId="77777777" w:rsidR="004347B4" w:rsidRDefault="00000000">
            <w:pPr>
              <w:ind w:firstLine="0"/>
            </w:pPr>
            <w:sdt>
              <w:sdtPr>
                <w:tag w:val="goog_rdk_1"/>
                <w:id w:val="292868211"/>
                <w:text/>
              </w:sdtPr>
              <w:sdtContent>
                <w:r>
                  <w:t>686,406</w:t>
                </w:r>
              </w:sdtContent>
            </w:sdt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8327A" w14:textId="77777777" w:rsidR="004347B4" w:rsidRDefault="00000000">
            <w:pPr>
              <w:ind w:firstLine="0"/>
            </w:pPr>
            <w:r>
              <w:t>659,782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6A35" w14:textId="77777777" w:rsidR="004347B4" w:rsidRDefault="00000000">
            <w:pPr>
              <w:ind w:firstLine="0"/>
            </w:pPr>
            <w:r>
              <w:t>642,195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3EB5" w14:textId="77777777" w:rsidR="004347B4" w:rsidRDefault="00000000">
            <w:pPr>
              <w:ind w:firstLine="0"/>
            </w:pPr>
            <w:r>
              <w:t>627,583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7C39" w14:textId="77777777" w:rsidR="004347B4" w:rsidRDefault="00000000">
            <w:pPr>
              <w:ind w:firstLine="0"/>
            </w:pPr>
            <w:r>
              <w:t>613,755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61B6" w14:textId="77777777" w:rsidR="004347B4" w:rsidRDefault="00000000">
            <w:pPr>
              <w:ind w:firstLine="0"/>
            </w:pPr>
            <w:r>
              <w:t>599,258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5623" w14:textId="77777777" w:rsidR="004347B4" w:rsidRDefault="00000000">
            <w:pPr>
              <w:ind w:firstLine="0"/>
            </w:pPr>
            <w:r>
              <w:t>561,382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6072" w14:textId="77777777" w:rsidR="004347B4" w:rsidRDefault="00000000">
            <w:pPr>
              <w:ind w:firstLine="0"/>
            </w:pPr>
            <w:r>
              <w:t>494,296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C631" w14:textId="77777777" w:rsidR="004347B4" w:rsidRDefault="00000000">
            <w:pPr>
              <w:ind w:firstLine="0"/>
            </w:pPr>
            <w:r>
              <w:t>399,661</w:t>
            </w:r>
          </w:p>
        </w:tc>
      </w:tr>
      <w:tr w:rsidR="004347B4" w14:paraId="30E29DA2" w14:textId="77777777">
        <w:trPr>
          <w:trHeight w:val="518"/>
        </w:trPr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3725" w14:textId="77777777" w:rsidR="004347B4" w:rsidRDefault="00000000">
            <w:pPr>
              <w:ind w:firstLine="0"/>
              <w:jc w:val="left"/>
              <w:rPr>
                <w:rFonts w:ascii="Cambria Math" w:eastAsia="Cambria Math" w:hAnsi="Cambria Math" w:cs="Cambria Math"/>
              </w:rPr>
            </w:pPr>
            <w:sdt>
              <w:sdtPr>
                <w:tag w:val="goog_rdk_3"/>
                <w:id w:val="900712755"/>
              </w:sdtPr>
              <w:sdtContent/>
            </w:sdt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/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oMath>
            <w:sdt>
              <w:sdtPr>
                <w:tag w:val="goog_rdk_4"/>
                <w:id w:val="-130327446"/>
              </w:sdtPr>
              <w:sdtContent/>
            </w:sdt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B3E58" w14:textId="77777777" w:rsidR="004347B4" w:rsidRDefault="00000000">
            <w:pPr>
              <w:ind w:firstLine="0"/>
            </w:pPr>
            <w:r>
              <w:t>5,549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3566A" w14:textId="77777777" w:rsidR="004347B4" w:rsidRDefault="00000000">
            <w:pPr>
              <w:ind w:firstLine="0"/>
            </w:pPr>
            <w:r>
              <w:t>2,669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6ECF0" w14:textId="77777777" w:rsidR="004347B4" w:rsidRDefault="00000000">
            <w:pPr>
              <w:ind w:firstLine="0"/>
            </w:pPr>
            <w:r>
              <w:t>1,63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C7CA8" w14:textId="77777777" w:rsidR="004347B4" w:rsidRDefault="00000000">
            <w:pPr>
              <w:ind w:firstLine="0"/>
            </w:pPr>
            <w:r>
              <w:t>1,078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0382" w14:textId="77777777" w:rsidR="004347B4" w:rsidRDefault="00000000">
            <w:pPr>
              <w:ind w:firstLine="0"/>
            </w:pPr>
            <w:r>
              <w:t>0,727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E8132" w14:textId="77777777" w:rsidR="004347B4" w:rsidRDefault="00000000">
            <w:pPr>
              <w:ind w:firstLine="0"/>
            </w:pPr>
            <w:r>
              <w:t>0,48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3562" w14:textId="77777777" w:rsidR="004347B4" w:rsidRDefault="00000000">
            <w:pPr>
              <w:ind w:firstLine="0"/>
            </w:pPr>
            <w:r>
              <w:t>0,161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9864" w14:textId="77777777" w:rsidR="004347B4" w:rsidRDefault="00000000">
            <w:pPr>
              <w:tabs>
                <w:tab w:val="left" w:pos="637"/>
              </w:tabs>
              <w:ind w:firstLine="0"/>
            </w:pPr>
            <w:r>
              <w:t>0,023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5F91E" w14:textId="77777777" w:rsidR="004347B4" w:rsidRDefault="00000000">
            <w:pPr>
              <w:ind w:firstLine="0"/>
            </w:pPr>
            <w:r>
              <w:t>0,001</w:t>
            </w:r>
          </w:p>
        </w:tc>
      </w:tr>
    </w:tbl>
    <w:p w14:paraId="00C6305D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8 – Измерения для </w:t>
      </w:r>
      <w:r>
        <w:rPr>
          <w:rFonts w:ascii="Cambria Math" w:eastAsia="Cambria Math" w:hAnsi="Cambria Math" w:cs="Cambria Math"/>
          <w:i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кб</m:t>
            </m:r>
          </m:sub>
        </m:sSub>
      </m:oMath>
      <w:r>
        <w:rPr>
          <w:rFonts w:eastAsia="Times New Roman" w:cs="Times New Roman"/>
          <w:color w:val="000000"/>
        </w:rPr>
        <w:t>= 10 B</w:t>
      </w:r>
    </w:p>
    <w:tbl>
      <w:tblPr>
        <w:tblW w:w="11315" w:type="dxa"/>
        <w:tblInd w:w="-716" w:type="dxa"/>
        <w:tblLayout w:type="fixed"/>
        <w:tblLook w:val="0400" w:firstRow="0" w:lastRow="0" w:firstColumn="0" w:lastColumn="0" w:noHBand="0" w:noVBand="1"/>
      </w:tblPr>
      <w:tblGrid>
        <w:gridCol w:w="1094"/>
        <w:gridCol w:w="1149"/>
        <w:gridCol w:w="1152"/>
        <w:gridCol w:w="1153"/>
        <w:gridCol w:w="1152"/>
        <w:gridCol w:w="1152"/>
        <w:gridCol w:w="1008"/>
        <w:gridCol w:w="1152"/>
        <w:gridCol w:w="1154"/>
        <w:gridCol w:w="1149"/>
      </w:tblGrid>
      <w:tr w:rsidR="004347B4" w14:paraId="1456A3AC" w14:textId="77777777">
        <w:trPr>
          <w:trHeight w:val="533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A1176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C61E" w14:textId="77777777" w:rsidR="004347B4" w:rsidRDefault="00000000">
            <w:pPr>
              <w:ind w:firstLine="0"/>
            </w:pPr>
            <w:r>
              <w:t>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94190" w14:textId="77777777" w:rsidR="004347B4" w:rsidRDefault="00000000">
            <w:pPr>
              <w:ind w:firstLine="0"/>
            </w:pPr>
            <w:r>
              <w:t>10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3B41" w14:textId="77777777" w:rsidR="004347B4" w:rsidRDefault="00000000">
            <w:pPr>
              <w:ind w:firstLine="0"/>
            </w:pPr>
            <w:r>
              <w:t>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15E2" w14:textId="77777777" w:rsidR="004347B4" w:rsidRDefault="00000000">
            <w:pPr>
              <w:ind w:firstLine="0"/>
            </w:pPr>
            <w:r>
              <w:t>20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873F" w14:textId="77777777" w:rsidR="004347B4" w:rsidRDefault="00000000">
            <w:pPr>
              <w:ind w:firstLine="0"/>
            </w:pPr>
            <w:r>
              <w:t>25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760" w14:textId="77777777" w:rsidR="004347B4" w:rsidRDefault="00000000">
            <w:pPr>
              <w:ind w:firstLine="0"/>
            </w:pPr>
            <w:r>
              <w:t>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CF66" w14:textId="77777777" w:rsidR="004347B4" w:rsidRDefault="00000000">
            <w:pPr>
              <w:ind w:firstLine="0"/>
            </w:pPr>
            <w:r>
              <w:t>40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4782" w14:textId="77777777" w:rsidR="004347B4" w:rsidRDefault="00000000">
            <w:pPr>
              <w:ind w:firstLine="0"/>
            </w:pPr>
            <w:r>
              <w:t>50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1CB1" w14:textId="77777777" w:rsidR="004347B4" w:rsidRDefault="00000000">
            <w:pPr>
              <w:ind w:firstLine="0"/>
            </w:pPr>
            <w:r>
              <w:t>60</w:t>
            </w:r>
          </w:p>
        </w:tc>
      </w:tr>
      <w:tr w:rsidR="004347B4" w14:paraId="2E5AE5C0" w14:textId="77777777">
        <w:trPr>
          <w:trHeight w:val="533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AA24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0ACF" w14:textId="77777777" w:rsidR="004347B4" w:rsidRDefault="00000000">
            <w:pPr>
              <w:ind w:firstLine="0"/>
            </w:pPr>
            <w:r>
              <w:t>686,612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77FA" w14:textId="77777777" w:rsidR="004347B4" w:rsidRDefault="00000000">
            <w:pPr>
              <w:ind w:firstLine="0"/>
            </w:pPr>
            <w:r>
              <w:t>659,967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5DF4" w14:textId="77777777" w:rsidR="004347B4" w:rsidRDefault="00000000">
            <w:pPr>
              <w:ind w:firstLine="0"/>
            </w:pPr>
            <w:r>
              <w:t>642,366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32F4" w14:textId="77777777" w:rsidR="004347B4" w:rsidRDefault="00000000">
            <w:pPr>
              <w:ind w:firstLine="0"/>
            </w:pPr>
            <w:r>
              <w:t>627,743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A842" w14:textId="77777777" w:rsidR="004347B4" w:rsidRDefault="00000000">
            <w:pPr>
              <w:ind w:firstLine="0"/>
            </w:pPr>
            <w:r>
              <w:t>613,902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2E24A" w14:textId="77777777" w:rsidR="004347B4" w:rsidRDefault="00000000">
            <w:pPr>
              <w:ind w:firstLine="0"/>
            </w:pPr>
            <w:r>
              <w:t>599,39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0388" w14:textId="77777777" w:rsidR="004347B4" w:rsidRDefault="00000000">
            <w:pPr>
              <w:ind w:firstLine="0"/>
            </w:pPr>
            <w:r>
              <w:t>561,467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394C" w14:textId="77777777" w:rsidR="004347B4" w:rsidRDefault="00000000">
            <w:pPr>
              <w:ind w:firstLine="0"/>
            </w:pPr>
            <w:r>
              <w:t>494,316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D7A0" w14:textId="77777777" w:rsidR="004347B4" w:rsidRDefault="00000000">
            <w:pPr>
              <w:ind w:firstLine="0"/>
            </w:pPr>
            <w:r>
              <w:t>399,662</w:t>
            </w:r>
          </w:p>
        </w:tc>
      </w:tr>
      <w:tr w:rsidR="004347B4" w14:paraId="327EE88C" w14:textId="77777777">
        <w:trPr>
          <w:trHeight w:val="520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BB4F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A741" w14:textId="77777777" w:rsidR="004347B4" w:rsidRDefault="00000000">
            <w:pPr>
              <w:ind w:firstLine="0"/>
            </w:pPr>
            <w:r>
              <w:t>5,545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5A2" w14:textId="77777777" w:rsidR="004347B4" w:rsidRDefault="00000000">
            <w:pPr>
              <w:ind w:firstLine="0"/>
            </w:pPr>
            <w:r>
              <w:t>2,667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0CC7" w14:textId="77777777" w:rsidR="004347B4" w:rsidRDefault="00000000">
            <w:pPr>
              <w:ind w:firstLine="0"/>
            </w:pPr>
            <w:r>
              <w:t>1,629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21D5" w14:textId="77777777" w:rsidR="004347B4" w:rsidRDefault="00000000">
            <w:pPr>
              <w:ind w:firstLine="0"/>
            </w:pPr>
            <w:r>
              <w:t>1,077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C5AA" w14:textId="77777777" w:rsidR="004347B4" w:rsidRDefault="00000000">
            <w:pPr>
              <w:tabs>
                <w:tab w:val="left" w:pos="665"/>
              </w:tabs>
              <w:ind w:firstLine="0"/>
            </w:pPr>
            <w:r>
              <w:t>0,726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EA11" w14:textId="77777777" w:rsidR="004347B4" w:rsidRDefault="00000000">
            <w:pPr>
              <w:ind w:firstLine="0"/>
            </w:pPr>
            <w:r>
              <w:t>0,479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569D1" w14:textId="77777777" w:rsidR="004347B4" w:rsidRDefault="00000000">
            <w:pPr>
              <w:ind w:firstLine="0"/>
            </w:pPr>
            <w:r>
              <w:t>0,161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93005" w14:textId="77777777" w:rsidR="004347B4" w:rsidRDefault="00000000">
            <w:pPr>
              <w:ind w:firstLine="0"/>
            </w:pPr>
            <w:r>
              <w:t>0,022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1964" w14:textId="77777777" w:rsidR="004347B4" w:rsidRDefault="00000000">
            <w:pPr>
              <w:ind w:firstLine="0"/>
            </w:pPr>
            <w:r>
              <w:t>0,001</w:t>
            </w:r>
          </w:p>
        </w:tc>
      </w:tr>
      <w:tr w:rsidR="004347B4" w14:paraId="3C2F7376" w14:textId="77777777">
        <w:trPr>
          <w:trHeight w:val="531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C06D2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7676" w14:textId="77777777" w:rsidR="004347B4" w:rsidRDefault="00000000">
            <w:pPr>
              <w:ind w:firstLine="0"/>
            </w:pPr>
            <w:r>
              <w:t>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37457" w14:textId="77777777" w:rsidR="004347B4" w:rsidRDefault="00000000">
            <w:pPr>
              <w:ind w:firstLine="0"/>
            </w:pPr>
            <w:r>
              <w:t>10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327E4" w14:textId="77777777" w:rsidR="004347B4" w:rsidRDefault="00000000">
            <w:pPr>
              <w:ind w:firstLine="0"/>
            </w:pPr>
            <w:r>
              <w:t>15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E1A17" w14:textId="77777777" w:rsidR="004347B4" w:rsidRDefault="00000000">
            <w:pPr>
              <w:ind w:firstLine="0"/>
            </w:pPr>
            <w:r>
              <w:t>20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AA0A" w14:textId="77777777" w:rsidR="004347B4" w:rsidRDefault="00000000">
            <w:pPr>
              <w:ind w:firstLine="0"/>
            </w:pPr>
            <w:r>
              <w:t>25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189F" w14:textId="77777777" w:rsidR="004347B4" w:rsidRDefault="00000000">
            <w:pPr>
              <w:ind w:firstLine="0"/>
            </w:pPr>
            <w:r>
              <w:t>30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878B" w14:textId="77777777" w:rsidR="004347B4" w:rsidRDefault="00000000">
            <w:pPr>
              <w:ind w:firstLine="0"/>
            </w:pPr>
            <w:r>
              <w:t>40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4BC08" w14:textId="77777777" w:rsidR="004347B4" w:rsidRDefault="00000000">
            <w:pPr>
              <w:ind w:firstLine="0"/>
            </w:pPr>
            <w:r>
              <w:t>50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6543" w14:textId="77777777" w:rsidR="004347B4" w:rsidRDefault="00000000">
            <w:pPr>
              <w:ind w:firstLine="0"/>
            </w:pPr>
            <w:r>
              <w:t>60</w:t>
            </w:r>
          </w:p>
        </w:tc>
      </w:tr>
      <w:tr w:rsidR="004347B4" w14:paraId="334B2C91" w14:textId="77777777">
        <w:trPr>
          <w:trHeight w:val="531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5195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бэ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F8132" w14:textId="77777777" w:rsidR="004347B4" w:rsidRDefault="00000000">
            <w:pPr>
              <w:ind w:firstLine="0"/>
            </w:pPr>
            <w:r>
              <w:t>686,82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C1A42" w14:textId="77777777" w:rsidR="004347B4" w:rsidRDefault="00000000">
            <w:pPr>
              <w:ind w:firstLine="0"/>
            </w:pPr>
            <w:r>
              <w:t>660,153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0734" w14:textId="77777777" w:rsidR="004347B4" w:rsidRDefault="00000000">
            <w:pPr>
              <w:ind w:firstLine="0"/>
            </w:pPr>
            <w:r>
              <w:t>642,539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3CB1" w14:textId="77777777" w:rsidR="004347B4" w:rsidRDefault="00000000">
            <w:pPr>
              <w:ind w:firstLine="0"/>
            </w:pPr>
            <w:r>
              <w:t>626,903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A3FB3" w14:textId="77777777" w:rsidR="004347B4" w:rsidRDefault="00000000">
            <w:pPr>
              <w:ind w:firstLine="0"/>
            </w:pPr>
            <w:r>
              <w:t>614,05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A70FE" w14:textId="77777777" w:rsidR="004347B4" w:rsidRDefault="00000000">
            <w:pPr>
              <w:ind w:firstLine="0"/>
            </w:pPr>
            <w:r>
              <w:t>599,522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BE9A" w14:textId="77777777" w:rsidR="004347B4" w:rsidRDefault="00000000">
            <w:pPr>
              <w:ind w:firstLine="0"/>
            </w:pPr>
            <w:r>
              <w:t>561,553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FD60" w14:textId="77777777" w:rsidR="004347B4" w:rsidRDefault="00000000">
            <w:pPr>
              <w:ind w:firstLine="0"/>
            </w:pPr>
            <w:r>
              <w:t>494,335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2737" w14:textId="77777777" w:rsidR="004347B4" w:rsidRDefault="00000000">
            <w:pPr>
              <w:ind w:firstLine="0"/>
            </w:pPr>
            <w:r>
              <w:t>399,663</w:t>
            </w:r>
          </w:p>
        </w:tc>
      </w:tr>
      <w:tr w:rsidR="004347B4" w14:paraId="301A5A7A" w14:textId="77777777">
        <w:trPr>
          <w:trHeight w:val="518"/>
        </w:trPr>
        <w:tc>
          <w:tcPr>
            <w:tcW w:w="1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8A5E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E343B" w14:textId="77777777" w:rsidR="004347B4" w:rsidRDefault="00000000">
            <w:pPr>
              <w:ind w:firstLine="0"/>
            </w:pPr>
            <w:r>
              <w:t>5,541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8D7B" w14:textId="77777777" w:rsidR="004347B4" w:rsidRDefault="00000000">
            <w:pPr>
              <w:ind w:firstLine="0"/>
            </w:pPr>
            <w:r>
              <w:t>2,665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E7D8E" w14:textId="77777777" w:rsidR="004347B4" w:rsidRDefault="00000000">
            <w:pPr>
              <w:ind w:firstLine="0"/>
            </w:pPr>
            <w:r>
              <w:t>1,627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6A34" w14:textId="77777777" w:rsidR="004347B4" w:rsidRDefault="00000000">
            <w:pPr>
              <w:ind w:firstLine="0"/>
            </w:pPr>
            <w:r>
              <w:t>1,076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40E2" w14:textId="77777777" w:rsidR="004347B4" w:rsidRDefault="00000000">
            <w:pPr>
              <w:ind w:firstLine="0"/>
            </w:pPr>
            <w:r>
              <w:t>0,725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D879" w14:textId="77777777" w:rsidR="004347B4" w:rsidRDefault="00000000">
            <w:pPr>
              <w:ind w:firstLine="0"/>
            </w:pPr>
            <w:r>
              <w:t>0,478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C608B" w14:textId="77777777" w:rsidR="004347B4" w:rsidRDefault="00000000">
            <w:pPr>
              <w:ind w:firstLine="0"/>
            </w:pPr>
            <w:r>
              <w:t>0,16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06C05" w14:textId="77777777" w:rsidR="004347B4" w:rsidRDefault="00000000">
            <w:pPr>
              <w:ind w:firstLine="0"/>
            </w:pPr>
            <w:r>
              <w:t>0,022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C626" w14:textId="77777777" w:rsidR="004347B4" w:rsidRDefault="00000000">
            <w:pPr>
              <w:ind w:firstLine="0"/>
            </w:pPr>
            <w:r>
              <w:t>0,001</w:t>
            </w:r>
          </w:p>
        </w:tc>
      </w:tr>
    </w:tbl>
    <w:p w14:paraId="7E0DB669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9– Измерения для </w:t>
      </w:r>
      <w:r>
        <w:rPr>
          <w:rFonts w:ascii="Cambria Math" w:eastAsia="Cambria Math" w:hAnsi="Cambria Math" w:cs="Cambria Math"/>
          <w:i/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кб</m:t>
            </m:r>
          </m:sub>
        </m:sSub>
      </m:oMath>
      <w:r>
        <w:rPr>
          <w:rFonts w:eastAsia="Times New Roman" w:cs="Times New Roman"/>
          <w:color w:val="000000"/>
        </w:rPr>
        <w:t xml:space="preserve">= 5 </w:t>
      </w:r>
    </w:p>
    <w:p w14:paraId="6F1BCDE8" w14:textId="77777777" w:rsidR="004347B4" w:rsidRDefault="00000000">
      <w:pPr>
        <w:ind w:firstLine="0"/>
      </w:pPr>
      <w:r>
        <w:t>После чего по полученным результатам были построены графики.</w:t>
      </w:r>
    </w:p>
    <w:p w14:paraId="18B72F8D" w14:textId="77777777" w:rsidR="004347B4" w:rsidRDefault="004347B4"/>
    <w:p w14:paraId="46A7E7D9" w14:textId="77777777" w:rsidR="004347B4" w:rsidRDefault="00000000">
      <w:pPr>
        <w:keepNext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lastRenderedPageBreak/>
        <w:t xml:space="preserve"> </w:t>
      </w:r>
      <w:r>
        <w:rPr>
          <w:noProof/>
        </w:rPr>
        <w:drawing>
          <wp:inline distT="0" distB="0" distL="0" distR="0" wp14:anchorId="24125598" wp14:editId="6E6A5F83">
            <wp:extent cx="6300470" cy="3368675"/>
            <wp:effectExtent l="0" t="0" r="0" b="0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36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64F71" w14:textId="77777777" w:rsidR="004347B4" w:rsidRDefault="00000000">
      <w:pPr>
        <w:keepLines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5 – ВАХ входных характеристик транзистора, ОБ</w:t>
      </w:r>
    </w:p>
    <w:p w14:paraId="7FD27332" w14:textId="77777777" w:rsidR="004347B4" w:rsidRDefault="00000000">
      <w:pPr>
        <w:pStyle w:val="2"/>
        <w:numPr>
          <w:ilvl w:val="1"/>
          <w:numId w:val="2"/>
        </w:numPr>
      </w:pPr>
      <w:r>
        <w:t>Исследование выходных характеристик транзистора, включенного по схеме ОБ</w:t>
      </w:r>
    </w:p>
    <w:p w14:paraId="479A3A80" w14:textId="77777777" w:rsidR="004347B4" w:rsidRDefault="00000000">
      <w:pPr>
        <w:rPr>
          <w:color w:val="000000"/>
        </w:rPr>
      </w:pPr>
      <w:r>
        <w:rPr>
          <w:color w:val="000000"/>
        </w:rPr>
        <w:t>Были проведены исследования выходных характеристик транзистора по схеме ОБ для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rPr>
          <w:color w:val="000000"/>
        </w:rPr>
        <w:t xml:space="preserve">= 2мА,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rPr>
          <w:color w:val="000000"/>
        </w:rPr>
        <w:t xml:space="preserve">= 4мА,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rPr>
          <w:color w:val="000000"/>
        </w:rPr>
        <w:t>=8мА.</w:t>
      </w:r>
    </w:p>
    <w:p w14:paraId="02C32BBA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10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rPr>
          <w:rFonts w:eastAsia="Times New Roman" w:cs="Times New Roman"/>
          <w:color w:val="000000"/>
        </w:rPr>
        <w:t>= 2мА</w:t>
      </w:r>
    </w:p>
    <w:tbl>
      <w:tblPr>
        <w:tblW w:w="11154" w:type="dxa"/>
        <w:tblInd w:w="-766" w:type="dxa"/>
        <w:tblLayout w:type="fixed"/>
        <w:tblLook w:val="0400" w:firstRow="0" w:lastRow="0" w:firstColumn="0" w:lastColumn="0" w:noHBand="0" w:noVBand="1"/>
      </w:tblPr>
      <w:tblGrid>
        <w:gridCol w:w="1320"/>
        <w:gridCol w:w="1232"/>
        <w:gridCol w:w="1231"/>
        <w:gridCol w:w="1229"/>
        <w:gridCol w:w="1230"/>
        <w:gridCol w:w="1228"/>
        <w:gridCol w:w="1229"/>
        <w:gridCol w:w="1230"/>
        <w:gridCol w:w="1225"/>
      </w:tblGrid>
      <w:tr w:rsidR="004347B4" w14:paraId="7DED203A" w14:textId="77777777">
        <w:trPr>
          <w:trHeight w:val="538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2F47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6CD1" w14:textId="77777777" w:rsidR="004347B4" w:rsidRDefault="00000000">
            <w:pPr>
              <w:ind w:firstLine="0"/>
            </w:pPr>
            <w:r>
              <w:t>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7D59" w14:textId="77777777" w:rsidR="004347B4" w:rsidRDefault="00000000">
            <w:pPr>
              <w:ind w:firstLine="0"/>
            </w:pPr>
            <w: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B76A2" w14:textId="77777777" w:rsidR="004347B4" w:rsidRDefault="00000000">
            <w:pPr>
              <w:ind w:firstLine="0"/>
            </w:pPr>
            <w:r>
              <w:t>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DA47" w14:textId="77777777" w:rsidR="004347B4" w:rsidRDefault="00000000">
            <w:pPr>
              <w:ind w:firstLine="0"/>
            </w:pPr>
            <w:r>
              <w:t>20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C9CD2" w14:textId="77777777" w:rsidR="004347B4" w:rsidRDefault="00000000">
            <w:pPr>
              <w:ind w:firstLine="0"/>
            </w:pPr>
            <w:r>
              <w:t>25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2BFC" w14:textId="77777777" w:rsidR="004347B4" w:rsidRDefault="00000000">
            <w:pPr>
              <w:ind w:firstLine="0"/>
            </w:pPr>
            <w:r>
              <w:t>30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93A96" w14:textId="77777777" w:rsidR="004347B4" w:rsidRDefault="00000000">
            <w:pPr>
              <w:ind w:firstLine="0"/>
            </w:pPr>
            <w:r>
              <w:t>40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76BE" w14:textId="77777777" w:rsidR="004347B4" w:rsidRDefault="00000000">
            <w:pPr>
              <w:ind w:firstLine="0"/>
            </w:pPr>
            <w:r>
              <w:t>50</w:t>
            </w:r>
          </w:p>
        </w:tc>
      </w:tr>
      <w:tr w:rsidR="004347B4" w14:paraId="1E286D94" w14:textId="77777777">
        <w:trPr>
          <w:trHeight w:val="538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3CAC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3FAA" w14:textId="77777777" w:rsidR="004347B4" w:rsidRDefault="00000000">
            <w:pPr>
              <w:ind w:firstLine="0"/>
            </w:pPr>
            <w:r>
              <w:t>653,828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54AE7" w14:textId="77777777" w:rsidR="004347B4" w:rsidRDefault="00000000">
            <w:pPr>
              <w:ind w:firstLine="0"/>
            </w:pPr>
            <w:r>
              <w:t>1317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75A5B" w14:textId="77777777" w:rsidR="004347B4" w:rsidRDefault="00000000">
            <w:pPr>
              <w:ind w:firstLine="0"/>
            </w:pPr>
            <w:r>
              <w:t>1991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381E" w14:textId="77777777" w:rsidR="004347B4" w:rsidRDefault="00000000">
            <w:pPr>
              <w:ind w:firstLine="0"/>
            </w:pPr>
            <w:r>
              <w:t>2674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F8F52" w14:textId="77777777" w:rsidR="004347B4" w:rsidRDefault="00000000">
            <w:pPr>
              <w:ind w:firstLine="0"/>
            </w:pPr>
            <w:r>
              <w:t>3367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0E03" w14:textId="77777777" w:rsidR="004347B4" w:rsidRDefault="00000000">
            <w:pPr>
              <w:ind w:firstLine="0"/>
            </w:pPr>
            <w:r>
              <w:t>4070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5F08" w14:textId="77777777" w:rsidR="004347B4" w:rsidRDefault="00000000">
            <w:pPr>
              <w:ind w:firstLine="0"/>
            </w:pPr>
            <w:r>
              <w:t>5506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29CDB" w14:textId="77777777" w:rsidR="004347B4" w:rsidRDefault="00000000">
            <w:pPr>
              <w:ind w:firstLine="0"/>
            </w:pPr>
            <w:r>
              <w:t>6984</w:t>
            </w:r>
          </w:p>
        </w:tc>
      </w:tr>
      <w:tr w:rsidR="004347B4" w14:paraId="48FB3FB6" w14:textId="77777777">
        <w:trPr>
          <w:trHeight w:val="525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8F86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C979" w14:textId="77777777" w:rsidR="004347B4" w:rsidRDefault="00000000">
            <w:pPr>
              <w:ind w:firstLine="0"/>
            </w:pPr>
            <w:r>
              <w:t>2,025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C682" w14:textId="77777777" w:rsidR="004347B4" w:rsidRDefault="00000000">
            <w:pPr>
              <w:ind w:firstLine="0"/>
            </w:pPr>
            <w:r>
              <w:t>2,029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30866" w14:textId="77777777" w:rsidR="004347B4" w:rsidRDefault="00000000">
            <w:pPr>
              <w:ind w:firstLine="0"/>
            </w:pPr>
            <w:r>
              <w:t>2,034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059B" w14:textId="77777777" w:rsidR="004347B4" w:rsidRDefault="00000000">
            <w:pPr>
              <w:ind w:firstLine="0"/>
            </w:pPr>
            <w:r>
              <w:t>2,039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20704" w14:textId="77777777" w:rsidR="004347B4" w:rsidRDefault="00000000">
            <w:pPr>
              <w:ind w:firstLine="0"/>
            </w:pPr>
            <w:r>
              <w:t>2,043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FA19" w14:textId="77777777" w:rsidR="004347B4" w:rsidRDefault="00000000">
            <w:pPr>
              <w:ind w:firstLine="0"/>
            </w:pPr>
            <w:r>
              <w:t>2,048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5C29" w14:textId="77777777" w:rsidR="004347B4" w:rsidRDefault="00000000">
            <w:pPr>
              <w:ind w:firstLine="0"/>
            </w:pPr>
            <w:r>
              <w:t>2,057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26AE3" w14:textId="77777777" w:rsidR="004347B4" w:rsidRDefault="00000000">
            <w:pPr>
              <w:ind w:firstLine="0"/>
            </w:pPr>
            <w:r>
              <w:t>2,066</w:t>
            </w:r>
          </w:p>
        </w:tc>
      </w:tr>
    </w:tbl>
    <w:p w14:paraId="69C7FA43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11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rPr>
          <w:rFonts w:eastAsia="Times New Roman" w:cs="Times New Roman"/>
          <w:color w:val="000000"/>
        </w:rPr>
        <w:t>= 4мА</w:t>
      </w:r>
    </w:p>
    <w:tbl>
      <w:tblPr>
        <w:tblW w:w="11154" w:type="dxa"/>
        <w:tblInd w:w="-762" w:type="dxa"/>
        <w:tblLayout w:type="fixed"/>
        <w:tblLook w:val="0400" w:firstRow="0" w:lastRow="0" w:firstColumn="0" w:lastColumn="0" w:noHBand="0" w:noVBand="1"/>
      </w:tblPr>
      <w:tblGrid>
        <w:gridCol w:w="1320"/>
        <w:gridCol w:w="1232"/>
        <w:gridCol w:w="1231"/>
        <w:gridCol w:w="1229"/>
        <w:gridCol w:w="1230"/>
        <w:gridCol w:w="1228"/>
        <w:gridCol w:w="1229"/>
        <w:gridCol w:w="1230"/>
        <w:gridCol w:w="1225"/>
      </w:tblGrid>
      <w:tr w:rsidR="004347B4" w14:paraId="3F2133E9" w14:textId="77777777">
        <w:trPr>
          <w:trHeight w:val="538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D1AE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C4EC" w14:textId="77777777" w:rsidR="004347B4" w:rsidRDefault="00000000">
            <w:pPr>
              <w:ind w:firstLine="0"/>
            </w:pPr>
            <w:r>
              <w:t>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5ADE" w14:textId="77777777" w:rsidR="004347B4" w:rsidRDefault="00000000">
            <w:pPr>
              <w:ind w:firstLine="0"/>
            </w:pPr>
            <w: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B4EA" w14:textId="77777777" w:rsidR="004347B4" w:rsidRDefault="00000000">
            <w:pPr>
              <w:ind w:firstLine="0"/>
            </w:pPr>
            <w:r>
              <w:t>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4CAD" w14:textId="77777777" w:rsidR="004347B4" w:rsidRDefault="00000000">
            <w:pPr>
              <w:ind w:firstLine="0"/>
            </w:pPr>
            <w:r>
              <w:t>20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5042" w14:textId="77777777" w:rsidR="004347B4" w:rsidRDefault="00000000">
            <w:pPr>
              <w:ind w:firstLine="0"/>
            </w:pPr>
            <w:r>
              <w:t>25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AB6C" w14:textId="77777777" w:rsidR="004347B4" w:rsidRDefault="00000000">
            <w:pPr>
              <w:ind w:firstLine="0"/>
            </w:pPr>
            <w:r>
              <w:t>30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37F5" w14:textId="77777777" w:rsidR="004347B4" w:rsidRDefault="00000000">
            <w:pPr>
              <w:ind w:firstLine="0"/>
            </w:pPr>
            <w:r>
              <w:t>40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7AE29" w14:textId="77777777" w:rsidR="004347B4" w:rsidRDefault="00000000">
            <w:pPr>
              <w:ind w:firstLine="0"/>
            </w:pPr>
            <w:r>
              <w:t>50</w:t>
            </w:r>
          </w:p>
        </w:tc>
      </w:tr>
      <w:tr w:rsidR="004347B4" w14:paraId="60DAE6B9" w14:textId="77777777">
        <w:trPr>
          <w:trHeight w:val="538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4363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</m:t>
                    </m:r>
                  </m:sub>
                </m:sSub>
                <m:r>
                  <w:rPr>
                    <w:rFonts w:ascii="Cambria Math" w:hAnsi="Cambria Math"/>
                  </w:rPr>
                  <m:t>,В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333B0" w14:textId="77777777" w:rsidR="004347B4" w:rsidRDefault="00000000">
            <w:pPr>
              <w:ind w:firstLine="0"/>
            </w:pPr>
            <w:r>
              <w:t>560,049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B132" w14:textId="77777777" w:rsidR="004347B4" w:rsidRDefault="00000000">
            <w:pPr>
              <w:ind w:firstLine="0"/>
            </w:pPr>
            <w:r>
              <w:t>1139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47EDD" w14:textId="77777777" w:rsidR="004347B4" w:rsidRDefault="00000000">
            <w:pPr>
              <w:ind w:firstLine="0"/>
            </w:pPr>
            <w:r>
              <w:t>1738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3CADE" w14:textId="77777777" w:rsidR="004347B4" w:rsidRDefault="00000000">
            <w:pPr>
              <w:ind w:firstLine="0"/>
            </w:pPr>
            <w:r>
              <w:t>2356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A4D50" w14:textId="77777777" w:rsidR="004347B4" w:rsidRDefault="00000000">
            <w:pPr>
              <w:ind w:firstLine="0"/>
            </w:pPr>
            <w:r>
              <w:t>2994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4C56A" w14:textId="77777777" w:rsidR="004347B4" w:rsidRDefault="00000000">
            <w:pPr>
              <w:ind w:firstLine="0"/>
            </w:pPr>
            <w:r>
              <w:t>3652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34B2" w14:textId="77777777" w:rsidR="004347B4" w:rsidRDefault="00000000">
            <w:pPr>
              <w:ind w:firstLine="0"/>
            </w:pPr>
            <w:r>
              <w:t>5027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06B8D" w14:textId="77777777" w:rsidR="004347B4" w:rsidRDefault="00000000">
            <w:pPr>
              <w:ind w:firstLine="0"/>
            </w:pPr>
            <w:r>
              <w:t>6482</w:t>
            </w:r>
          </w:p>
        </w:tc>
      </w:tr>
      <w:tr w:rsidR="004347B4" w14:paraId="246D64AE" w14:textId="77777777">
        <w:trPr>
          <w:trHeight w:val="525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233A1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7AF5" w14:textId="77777777" w:rsidR="004347B4" w:rsidRDefault="00000000">
            <w:pPr>
              <w:ind w:firstLine="0"/>
            </w:pPr>
            <w:r>
              <w:t>3,999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F02E" w14:textId="77777777" w:rsidR="004347B4" w:rsidRDefault="00000000">
            <w:pPr>
              <w:ind w:firstLine="0"/>
            </w:pPr>
            <w:r>
              <w:t>4,007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F31E" w14:textId="77777777" w:rsidR="004347B4" w:rsidRDefault="00000000">
            <w:pPr>
              <w:ind w:firstLine="0"/>
            </w:pPr>
            <w:r>
              <w:t>4,015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C101" w14:textId="77777777" w:rsidR="004347B4" w:rsidRDefault="00000000">
            <w:pPr>
              <w:ind w:firstLine="0"/>
            </w:pPr>
            <w:r>
              <w:t>4,023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22DFD" w14:textId="77777777" w:rsidR="004347B4" w:rsidRDefault="00000000">
            <w:pPr>
              <w:ind w:firstLine="0"/>
            </w:pPr>
            <w:r>
              <w:t>4,031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B0897" w14:textId="77777777" w:rsidR="004347B4" w:rsidRDefault="00000000">
            <w:pPr>
              <w:ind w:firstLine="0"/>
            </w:pPr>
            <w:r>
              <w:t>4,039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8636" w14:textId="77777777" w:rsidR="004347B4" w:rsidRDefault="00000000">
            <w:pPr>
              <w:ind w:firstLine="0"/>
            </w:pPr>
            <w:r>
              <w:t>4,056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9B1D" w14:textId="77777777" w:rsidR="004347B4" w:rsidRDefault="00000000">
            <w:pPr>
              <w:ind w:firstLine="0"/>
            </w:pPr>
            <w:r>
              <w:t>4,073</w:t>
            </w:r>
          </w:p>
        </w:tc>
      </w:tr>
    </w:tbl>
    <w:p w14:paraId="13BC2315" w14:textId="77777777" w:rsidR="004347B4" w:rsidRDefault="00000000">
      <w:pPr>
        <w:keepNext/>
        <w:keepLines/>
        <w:ind w:firstLine="0"/>
        <w:jc w:val="left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Таблица 12 – Измерения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>
        <w:rPr>
          <w:rFonts w:eastAsia="Times New Roman" w:cs="Times New Roman"/>
          <w:color w:val="000000"/>
        </w:rPr>
        <w:t>=8мА</w:t>
      </w:r>
    </w:p>
    <w:tbl>
      <w:tblPr>
        <w:tblW w:w="11154" w:type="dxa"/>
        <w:tblInd w:w="-766" w:type="dxa"/>
        <w:tblLayout w:type="fixed"/>
        <w:tblLook w:val="0400" w:firstRow="0" w:lastRow="0" w:firstColumn="0" w:lastColumn="0" w:noHBand="0" w:noVBand="1"/>
      </w:tblPr>
      <w:tblGrid>
        <w:gridCol w:w="1320"/>
        <w:gridCol w:w="1232"/>
        <w:gridCol w:w="1231"/>
        <w:gridCol w:w="1229"/>
        <w:gridCol w:w="1230"/>
        <w:gridCol w:w="1228"/>
        <w:gridCol w:w="1229"/>
        <w:gridCol w:w="1230"/>
        <w:gridCol w:w="1225"/>
      </w:tblGrid>
      <w:tr w:rsidR="004347B4" w14:paraId="333C333A" w14:textId="77777777">
        <w:trPr>
          <w:trHeight w:val="538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9520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>%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C4D1" w14:textId="77777777" w:rsidR="004347B4" w:rsidRDefault="00000000">
            <w:pPr>
              <w:ind w:firstLine="0"/>
            </w:pPr>
            <w:r>
              <w:t>5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57BF" w14:textId="77777777" w:rsidR="004347B4" w:rsidRDefault="00000000">
            <w:pPr>
              <w:ind w:firstLine="0"/>
            </w:pPr>
            <w:r>
              <w:t>10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121B8" w14:textId="77777777" w:rsidR="004347B4" w:rsidRDefault="00000000">
            <w:pPr>
              <w:ind w:firstLine="0"/>
            </w:pPr>
            <w:r>
              <w:t>15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72F77" w14:textId="77777777" w:rsidR="004347B4" w:rsidRDefault="00000000">
            <w:pPr>
              <w:ind w:firstLine="0"/>
            </w:pPr>
            <w:r>
              <w:t>20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B4BB" w14:textId="77777777" w:rsidR="004347B4" w:rsidRDefault="00000000">
            <w:pPr>
              <w:ind w:firstLine="0"/>
            </w:pPr>
            <w:r>
              <w:t>25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6317" w14:textId="77777777" w:rsidR="004347B4" w:rsidRDefault="00000000">
            <w:pPr>
              <w:ind w:firstLine="0"/>
            </w:pPr>
            <w:r>
              <w:t>30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5E8B" w14:textId="77777777" w:rsidR="004347B4" w:rsidRDefault="00000000">
            <w:pPr>
              <w:ind w:firstLine="0"/>
            </w:pPr>
            <w:r>
              <w:t>40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BD7A2" w14:textId="77777777" w:rsidR="004347B4" w:rsidRDefault="00000000">
            <w:pPr>
              <w:ind w:firstLine="0"/>
            </w:pPr>
            <w:r>
              <w:t>50</w:t>
            </w:r>
          </w:p>
        </w:tc>
      </w:tr>
      <w:tr w:rsidR="004347B4" w14:paraId="483B05A1" w14:textId="77777777">
        <w:trPr>
          <w:trHeight w:val="538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F597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кб</m:t>
                    </m:r>
                  </m:sub>
                </m:sSub>
                <m:r>
                  <w:rPr>
                    <w:rFonts w:ascii="Cambria Math" w:hAnsi="Cambria Math"/>
                  </w:rPr>
                  <m:t>,В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B5A33" w14:textId="77777777" w:rsidR="004347B4" w:rsidRDefault="00000000">
            <w:pPr>
              <w:ind w:firstLine="0"/>
            </w:pPr>
            <w:r>
              <w:t>375,84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4724" w14:textId="77777777" w:rsidR="004347B4" w:rsidRDefault="00000000">
            <w:pPr>
              <w:ind w:firstLine="0"/>
            </w:pPr>
            <w:r>
              <w:t>789,988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3082" w14:textId="77777777" w:rsidR="004347B4" w:rsidRDefault="00000000">
            <w:pPr>
              <w:ind w:firstLine="0"/>
            </w:pPr>
            <w:r>
              <w:t>1243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AB98" w14:textId="77777777" w:rsidR="004347B4" w:rsidRDefault="00000000">
            <w:pPr>
              <w:ind w:firstLine="0"/>
            </w:pPr>
            <w:r>
              <w:t>1733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9AD1" w14:textId="77777777" w:rsidR="004347B4" w:rsidRDefault="00000000">
            <w:pPr>
              <w:ind w:firstLine="0"/>
            </w:pPr>
            <w:r>
              <w:t>2263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3166" w14:textId="77777777" w:rsidR="004347B4" w:rsidRDefault="00000000">
            <w:pPr>
              <w:ind w:firstLine="0"/>
            </w:pPr>
            <w:r>
              <w:t>2831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D7FD" w14:textId="77777777" w:rsidR="004347B4" w:rsidRDefault="00000000">
            <w:pPr>
              <w:ind w:firstLine="0"/>
            </w:pPr>
            <w:r>
              <w:t>4085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FF1E" w14:textId="77777777" w:rsidR="004347B4" w:rsidRDefault="00000000">
            <w:pPr>
              <w:ind w:firstLine="0"/>
            </w:pPr>
            <w:r>
              <w:t>5496</w:t>
            </w:r>
          </w:p>
        </w:tc>
      </w:tr>
      <w:tr w:rsidR="004347B4" w14:paraId="65B7B3FF" w14:textId="77777777">
        <w:trPr>
          <w:trHeight w:val="525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C257" w14:textId="77777777" w:rsidR="004347B4" w:rsidRDefault="00000000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</w:rPr>
                  <m:t>,мА</m:t>
                </m:r>
              </m:oMath>
            </m:oMathPara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36B4" w14:textId="77777777" w:rsidR="004347B4" w:rsidRDefault="00000000">
            <w:pPr>
              <w:ind w:firstLine="0"/>
            </w:pPr>
            <w:r>
              <w:t>7,877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92F2" w14:textId="77777777" w:rsidR="004347B4" w:rsidRDefault="00000000">
            <w:pPr>
              <w:ind w:firstLine="0"/>
            </w:pPr>
            <w:r>
              <w:t>7,889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3BFC" w14:textId="77777777" w:rsidR="004347B4" w:rsidRDefault="00000000">
            <w:pPr>
              <w:ind w:firstLine="0"/>
            </w:pPr>
            <w:r>
              <w:t>7,902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05DD" w14:textId="77777777" w:rsidR="004347B4" w:rsidRDefault="00000000">
            <w:pPr>
              <w:ind w:firstLine="0"/>
            </w:pPr>
            <w:r>
              <w:t>7,916</w:t>
            </w:r>
          </w:p>
        </w:tc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FEEE4" w14:textId="77777777" w:rsidR="004347B4" w:rsidRDefault="00000000">
            <w:pPr>
              <w:ind w:firstLine="0"/>
            </w:pPr>
            <w:r>
              <w:t>7,93</w:t>
            </w:r>
          </w:p>
        </w:tc>
        <w:tc>
          <w:tcPr>
            <w:tcW w:w="1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C6131" w14:textId="77777777" w:rsidR="004347B4" w:rsidRDefault="00000000">
            <w:pPr>
              <w:ind w:firstLine="0"/>
            </w:pPr>
            <w:r>
              <w:t>7,946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96FC3" w14:textId="77777777" w:rsidR="004347B4" w:rsidRDefault="00000000">
            <w:pPr>
              <w:ind w:firstLine="0"/>
            </w:pPr>
            <w:r>
              <w:t>7,979</w:t>
            </w:r>
          </w:p>
        </w:tc>
        <w:tc>
          <w:tcPr>
            <w:tcW w:w="1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1794F" w14:textId="77777777" w:rsidR="004347B4" w:rsidRDefault="00000000">
            <w:pPr>
              <w:ind w:firstLine="0"/>
            </w:pPr>
            <w:r>
              <w:t>8,014</w:t>
            </w:r>
          </w:p>
        </w:tc>
      </w:tr>
    </w:tbl>
    <w:p w14:paraId="538137D8" w14:textId="77777777" w:rsidR="004347B4" w:rsidRDefault="00000000">
      <w:r>
        <w:t>После чего по полученным результатам были построены графики/</w:t>
      </w:r>
    </w:p>
    <w:p w14:paraId="1F483D20" w14:textId="77777777" w:rsidR="004347B4" w:rsidRDefault="00000000">
      <w:pPr>
        <w:keepNext/>
        <w:ind w:firstLine="0"/>
        <w:jc w:val="center"/>
        <w:rPr>
          <w:rFonts w:eastAsia="Times New Roman" w:cs="Times New Roman"/>
          <w:color w:val="000000"/>
        </w:rPr>
      </w:pPr>
      <w:r>
        <w:rPr>
          <w:noProof/>
        </w:rPr>
        <w:drawing>
          <wp:inline distT="0" distB="0" distL="0" distR="0" wp14:anchorId="01DF26BF" wp14:editId="68DE0E21">
            <wp:extent cx="6300470" cy="343281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5DBE6E" w14:textId="77777777" w:rsidR="004347B4" w:rsidRDefault="00000000">
      <w:pPr>
        <w:keepLines/>
        <w:ind w:firstLine="0"/>
        <w:jc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Рисунок 6 – ВАХ выходных характеристик транзистора, ОБ</w:t>
      </w:r>
    </w:p>
    <w:p w14:paraId="745F5893" w14:textId="77777777" w:rsidR="004347B4" w:rsidRDefault="00000000">
      <w:pPr>
        <w:pStyle w:val="2"/>
        <w:numPr>
          <w:ilvl w:val="1"/>
          <w:numId w:val="2"/>
        </w:numPr>
        <w:rPr>
          <w:rFonts w:ascii="Cambria Math" w:eastAsia="Cambria Math" w:hAnsi="Cambria Math" w:cs="Cambria Math"/>
        </w:rPr>
      </w:pPr>
      <w:r>
        <w:t>Расчет коэффициентов α и β транзистора в выбранных рабочих точках</w:t>
      </w:r>
    </w:p>
    <w:p w14:paraId="08D5FEB6" w14:textId="77777777" w:rsidR="004347B4" w:rsidRDefault="00000000">
      <w:pPr>
        <w:pStyle w:val="2"/>
        <w:ind w:left="851"/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𝛼=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э</m:t>
                </m:r>
              </m:sub>
            </m:sSub>
          </m:den>
        </m:f>
      </m:oMath>
      <w:r>
        <w:rPr>
          <w:rFonts w:ascii="Cambria Math" w:eastAsia="Cambria Math" w:hAnsi="Cambria Math" w:cs="Cambria Math"/>
        </w:rPr>
        <w:t>;</w:t>
      </w:r>
    </w:p>
    <w:p w14:paraId="1499309C" w14:textId="77777777" w:rsidR="004347B4" w:rsidRDefault="00000000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𝛽=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</m:oMath>
      <w:r>
        <w:rPr>
          <w:rFonts w:ascii="Cambria Math" w:eastAsia="Cambria Math" w:hAnsi="Cambria Math" w:cs="Cambria Math"/>
        </w:rPr>
        <w:t>;</w:t>
      </w:r>
    </w:p>
    <w:p w14:paraId="53EA95C1" w14:textId="77777777" w:rsidR="004347B4" w:rsidRDefault="00000000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 xml:space="preserve">Для рабочей точки: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=7,043мА</m:t>
        </m:r>
      </m:oMath>
      <w:r>
        <w:rPr>
          <w:rFonts w:ascii="Cambria Math" w:eastAsia="Cambria Math" w:hAnsi="Cambria Math" w:cs="Cambria Math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б</m:t>
            </m:r>
          </m:sub>
        </m:sSub>
        <m:r>
          <w:rPr>
            <w:rFonts w:ascii="Cambria Math" w:hAnsi="Cambria Math"/>
          </w:rPr>
          <m:t>=0,1мА</m:t>
        </m:r>
      </m:oMath>
      <w:r>
        <w:rPr>
          <w:rFonts w:ascii="Cambria Math" w:eastAsia="Cambria Math" w:hAnsi="Cambria Math" w:cs="Cambria Math"/>
        </w:rPr>
        <w:t>;</w:t>
      </w:r>
    </w:p>
    <w:p w14:paraId="697FF915" w14:textId="77777777" w:rsidR="004347B4" w:rsidRDefault="00000000">
      <w:pPr>
        <w:rPr>
          <w:rFonts w:ascii="Cambria Math" w:eastAsia="Cambria Math" w:hAnsi="Cambria Math" w:cs="Cambria Math"/>
        </w:rPr>
      </w:pPr>
      <w:r>
        <w:rPr>
          <w:rFonts w:ascii="Cambria Math" w:eastAsia="Cambria Math" w:hAnsi="Cambria Math" w:cs="Cambria Math"/>
        </w:rPr>
        <w:t>𝛽=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б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7,043</m:t>
            </m:r>
          </m:num>
          <m:den>
            <m:r>
              <w:rPr>
                <w:rFonts w:ascii="Cambria Math" w:hAnsi="Cambria Math"/>
              </w:rPr>
              <m:t>0,1</m:t>
            </m:r>
          </m:den>
        </m:f>
        <m:r>
          <w:rPr>
            <w:rFonts w:ascii="Cambria Math" w:hAnsi="Cambria Math"/>
          </w:rPr>
          <m:t>=70,43</m:t>
        </m:r>
      </m:oMath>
      <w:r>
        <w:rPr>
          <w:rFonts w:ascii="Cambria Math" w:eastAsia="Cambria Math" w:hAnsi="Cambria Math" w:cs="Cambria Math"/>
        </w:rPr>
        <w:t>;</w:t>
      </w:r>
    </w:p>
    <w:p w14:paraId="6D839103" w14:textId="77777777" w:rsidR="004347B4" w:rsidRDefault="00000000">
      <w:r>
        <w:t>β 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1-α</m:t>
            </m:r>
          </m:den>
        </m:f>
        <m:r>
          <w:rPr>
            <w:rFonts w:ascii="Cambria Math" w:hAnsi="Cambria Math"/>
          </w:rPr>
          <m:t>;</m:t>
        </m:r>
      </m:oMath>
      <w:r>
        <w:t xml:space="preserve"> </w:t>
      </w: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β</m:t>
            </m:r>
          </m:num>
          <m:den>
            <m:r>
              <w:rPr>
                <w:rFonts w:ascii="Cambria Math" w:hAnsi="Cambria Math"/>
              </w:rPr>
              <m:t>1+β</m:t>
            </m:r>
          </m:den>
        </m:f>
      </m:oMath>
      <w:r>
        <w:t>;</w:t>
      </w:r>
    </w:p>
    <w:p w14:paraId="6B5F1FFD" w14:textId="77777777" w:rsidR="004347B4" w:rsidRDefault="00000000">
      <w:pPr>
        <w:rPr>
          <w:rFonts w:ascii="Cambria Math" w:eastAsia="Cambria Math" w:hAnsi="Cambria Math" w:cs="Cambria Math"/>
          <w:i/>
        </w:rPr>
      </w:pPr>
      <m:oMath>
        <m:r>
          <w:rPr>
            <w:rFonts w:ascii="Cambria Math" w:hAnsi="Cambria Math"/>
          </w:rPr>
          <m:t>α=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70,43</m:t>
            </m:r>
          </m:num>
          <m:den>
            <m:r>
              <w:rPr>
                <w:rFonts w:ascii="Cambria Math" w:hAnsi="Cambria Math"/>
              </w:rPr>
              <m:t>71,43</m:t>
            </m:r>
          </m:den>
        </m:f>
        <m:r>
          <w:rPr>
            <w:rFonts w:ascii="Cambria Math" w:hAnsi="Cambria Math"/>
          </w:rPr>
          <m:t>=0,986</m:t>
        </m:r>
      </m:oMath>
      <w:r>
        <w:rPr>
          <w:rFonts w:ascii="Cambria Math" w:eastAsia="Cambria Math" w:hAnsi="Cambria Math" w:cs="Cambria Math"/>
          <w:i/>
        </w:rPr>
        <w:t>;</w:t>
      </w:r>
    </w:p>
    <w:p w14:paraId="3B5B2F83" w14:textId="77777777" w:rsidR="004347B4" w:rsidRDefault="004347B4">
      <w:pPr>
        <w:rPr>
          <w:rFonts w:ascii="Cambria Math" w:eastAsia="Cambria Math" w:hAnsi="Cambria Math" w:cs="Cambria Math"/>
          <w:i/>
        </w:rPr>
      </w:pPr>
    </w:p>
    <w:p w14:paraId="343A7F25" w14:textId="77777777" w:rsidR="004347B4" w:rsidRDefault="004347B4">
      <w:pPr>
        <w:rPr>
          <w:rFonts w:ascii="Cambria Math" w:eastAsia="Cambria Math" w:hAnsi="Cambria Math" w:cs="Cambria Math"/>
          <w:i/>
        </w:rPr>
      </w:pPr>
    </w:p>
    <w:p w14:paraId="432C7E04" w14:textId="77777777" w:rsidR="004347B4" w:rsidRDefault="004347B4">
      <w:pPr>
        <w:rPr>
          <w:rFonts w:ascii="Cambria Math" w:eastAsia="Cambria Math" w:hAnsi="Cambria Math" w:cs="Cambria Math"/>
        </w:rPr>
      </w:pPr>
    </w:p>
    <w:p w14:paraId="1CEB358C" w14:textId="77777777" w:rsidR="004347B4" w:rsidRDefault="004347B4"/>
    <w:p w14:paraId="06720A63" w14:textId="77777777" w:rsidR="004347B4" w:rsidRDefault="004347B4"/>
    <w:p w14:paraId="6005393A" w14:textId="77777777" w:rsidR="004347B4" w:rsidRDefault="00000000">
      <w:pPr>
        <w:pStyle w:val="1"/>
        <w:numPr>
          <w:ilvl w:val="0"/>
          <w:numId w:val="2"/>
        </w:numPr>
      </w:pPr>
      <w:r>
        <w:lastRenderedPageBreak/>
        <w:t>Контрольные вопросы</w:t>
      </w:r>
    </w:p>
    <w:p w14:paraId="437147ED" w14:textId="77777777" w:rsidR="004347B4" w:rsidRDefault="00000000">
      <w:pPr>
        <w:pStyle w:val="2"/>
        <w:numPr>
          <w:ilvl w:val="1"/>
          <w:numId w:val="2"/>
        </w:numPr>
      </w:pPr>
      <w:r>
        <w:t>Как влияет толщина базы биполярного транзистора на его усилительные свойства?</w:t>
      </w:r>
    </w:p>
    <w:p w14:paraId="6BE1317A" w14:textId="77777777" w:rsidR="004347B4" w:rsidRDefault="00000000">
      <w:r>
        <w:t xml:space="preserve">Если ширина базы в транзисторе много меньше длины свободного пробега дырок, то подавляющее большинство дырок достигнет коллекторного перехода, не успев рекомбинировать с электронами базы. В итоге создается коллекторный ток, примерно равный току эмиттера. Таким образом, полезная мощность </w:t>
      </w:r>
      <w:r>
        <w:rPr>
          <w:rFonts w:ascii="Cambria Math" w:eastAsia="Cambria Math" w:hAnsi="Cambria Math" w:cs="Cambria Math"/>
        </w:rPr>
        <w:t>P=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rPr>
          <w:rFonts w:ascii="Cambria Math" w:eastAsia="Cambria Math" w:hAnsi="Cambria Math" w:cs="Cambria Math"/>
        </w:rPr>
        <w:t>.</w:t>
      </w:r>
      <w:r>
        <w:t xml:space="preserve"> превышать мощность, расходуемую на управление транзистором, </w:t>
      </w:r>
      <w:r>
        <w:rPr>
          <w:rFonts w:ascii="Cambria Math" w:eastAsia="Cambria Math" w:hAnsi="Cambria Math" w:cs="Cambria Math"/>
        </w:rPr>
        <w:t>P=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>
        <w:rPr>
          <w:rFonts w:ascii="Cambria Math" w:eastAsia="Cambria Math" w:hAnsi="Cambria Math" w:cs="Cambria Math"/>
        </w:rPr>
        <w:t>.</w:t>
      </w:r>
    </w:p>
    <w:p w14:paraId="3934021E" w14:textId="77777777" w:rsidR="004347B4" w:rsidRDefault="00000000">
      <w:pPr>
        <w:pStyle w:val="2"/>
        <w:numPr>
          <w:ilvl w:val="1"/>
          <w:numId w:val="2"/>
        </w:numPr>
      </w:pPr>
      <w:r>
        <w:t>Почему два последовательно соединенных диода, имея похожую с транзистором структуру, не позволяют получить усиление мощности?</w:t>
      </w:r>
    </w:p>
    <w:p w14:paraId="1B4208D9" w14:textId="77777777" w:rsidR="004347B4" w:rsidRDefault="00000000">
      <w:pPr>
        <w:rPr>
          <w:sz w:val="24"/>
          <w:szCs w:val="24"/>
        </w:rPr>
      </w:pPr>
      <w:r>
        <w:rPr>
          <w:color w:val="000000"/>
        </w:rPr>
        <w:t>Особенностью конструкции транзистора является относительно тонкая базовая область, поэтому большинство дырок достигают коллекторного перехода, не успев рекомбинировать с электронами базы. Попадая в обратно смещенный коллекторный переход дырки ускоряются в имеющемся поле перехода. И в итоге, рекомбинируют с электронами, подтекающими к коллектору от источника питания. В случае же диодов из-за сопротивления перехода обратный ток много меньше прямого тока.</w:t>
      </w:r>
    </w:p>
    <w:p w14:paraId="4F5A3F67" w14:textId="77777777" w:rsidR="004347B4" w:rsidRDefault="00000000">
      <w:pPr>
        <w:pStyle w:val="2"/>
        <w:numPr>
          <w:ilvl w:val="1"/>
          <w:numId w:val="2"/>
        </w:numPr>
      </w:pPr>
      <w:r>
        <w:t>Объясните отличие процессов управления током стока в полевых транзисторах с p-n-переходом и в транзисторах с изолированным затвором.</w:t>
      </w:r>
    </w:p>
    <w:p w14:paraId="543F32B3" w14:textId="77777777" w:rsidR="004347B4" w:rsidRDefault="00000000">
      <w:pPr>
        <w:rPr>
          <w:color w:val="000000"/>
        </w:rPr>
      </w:pPr>
      <w:r>
        <w:rPr>
          <w:color w:val="000000"/>
        </w:rPr>
        <w:t>Биполярный транзистор можно рассматривать как усилитель тока как прибор-преобразователь проводимости. В полевом транзисторе проводимостью канала управляет электрическое поле, создаваемое приложенным к затвору напряжением. Также полевой транзистор отличается от биполярного транзистора в линейной области, и у МОП-транзистора затвор действительно изолирован от канала сток-исток. Поэтому, в отличие от биполярных транзисторов, можно подавать на него положительное (или отрицательное) напряжение, не заботясь о диодной проводимости.</w:t>
      </w:r>
    </w:p>
    <w:p w14:paraId="1788E687" w14:textId="77777777" w:rsidR="004347B4" w:rsidRDefault="00000000">
      <w:pPr>
        <w:pStyle w:val="2"/>
        <w:numPr>
          <w:ilvl w:val="1"/>
          <w:numId w:val="2"/>
        </w:numPr>
      </w:pPr>
      <w:r>
        <w:lastRenderedPageBreak/>
        <w:t>Вычислите все разновидности биполярных и полевых транзисторов. Приведите их условные обозначения.</w:t>
      </w:r>
    </w:p>
    <w:p w14:paraId="7A00994A" w14:textId="77777777" w:rsidR="004347B4" w:rsidRDefault="00000000">
      <w:r>
        <w:t>Биполярный транзистор состоит из трех слоев полупроводника, называемых "база", "коллектор", "эмиттер". Ток, протекающий через переход база - эмиттер (</w:t>
      </w:r>
      <w:proofErr w:type="spellStart"/>
      <w:r>
        <w:t>Iб</w:t>
      </w:r>
      <w:proofErr w:type="spellEnd"/>
      <w:r>
        <w:t xml:space="preserve">) вызывает изменения сопротивления зоны эмиттер - коллектор, соответственно изменяется ток коллектора </w:t>
      </w:r>
      <w:proofErr w:type="spellStart"/>
      <w:r>
        <w:t>Iк</w:t>
      </w:r>
      <w:proofErr w:type="spellEnd"/>
      <w:r>
        <w:t>, причем его значения больше базового. Это основной принцип работы биполярного транзистора, его практические приложения рассмотрим позже.</w:t>
      </w:r>
    </w:p>
    <w:p w14:paraId="04059A55" w14:textId="77777777" w:rsidR="004347B4" w:rsidRDefault="00000000">
      <w:r>
        <w:t xml:space="preserve">Поскольку материал транзистора полупроводник, то ток может протекать только в одном направлении, определяемом типом перехода. Соответственно этим определяется полярность подключения (тип проводимости) транзистора: прямая - p-n-p, обратная - n-p-n. </w:t>
      </w:r>
    </w:p>
    <w:p w14:paraId="65FE5876" w14:textId="77777777" w:rsidR="004347B4" w:rsidRDefault="004347B4"/>
    <w:p w14:paraId="69949FCD" w14:textId="77777777" w:rsidR="004347B4" w:rsidRDefault="00000000">
      <w:r>
        <w:rPr>
          <w:noProof/>
        </w:rPr>
        <w:drawing>
          <wp:inline distT="0" distB="0" distL="0" distR="0" wp14:anchorId="29D0F04B" wp14:editId="4F9F31BB">
            <wp:extent cx="4953000" cy="2145030"/>
            <wp:effectExtent l="0" t="0" r="0" b="0"/>
            <wp:docPr id="8" name="imag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4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C35BC2" w14:textId="77777777" w:rsidR="004347B4" w:rsidRDefault="00000000">
      <w:r>
        <w:t xml:space="preserve">Выводы здесь называются "затвор" (З), "сток" (С), "исток" (И). Сток - исток соединены между собой зоной полупроводника, называемой каналом. Сопротивление этого канала зависит от величины напряжения, приложенного к затвору, значит ток, протекающий от истока </w:t>
      </w:r>
      <w:proofErr w:type="gramStart"/>
      <w:r>
        <w:t>к стоку (</w:t>
      </w:r>
      <w:proofErr w:type="spellStart"/>
      <w:r>
        <w:t>Iс</w:t>
      </w:r>
      <w:proofErr w:type="spellEnd"/>
      <w:r>
        <w:t>)</w:t>
      </w:r>
      <w:proofErr w:type="gramEnd"/>
      <w:r>
        <w:t xml:space="preserve"> зависит от напряжения между затвором и истоком.</w:t>
      </w:r>
    </w:p>
    <w:p w14:paraId="32A3E49D" w14:textId="77777777" w:rsidR="004347B4" w:rsidRDefault="00000000">
      <w:r>
        <w:t>В зависимости от проводимости кристалла различают полевые приборы с p каналом и n каналом.</w:t>
      </w:r>
    </w:p>
    <w:p w14:paraId="54862B48" w14:textId="77777777" w:rsidR="004347B4" w:rsidRDefault="004347B4"/>
    <w:p w14:paraId="3A37579A" w14:textId="77777777" w:rsidR="004347B4" w:rsidRDefault="00000000">
      <w:r>
        <w:rPr>
          <w:noProof/>
        </w:rPr>
        <w:lastRenderedPageBreak/>
        <w:drawing>
          <wp:inline distT="0" distB="0" distL="0" distR="0" wp14:anchorId="2943AD86" wp14:editId="2464B84F">
            <wp:extent cx="4994275" cy="1582420"/>
            <wp:effectExtent l="0" t="0" r="0" b="0"/>
            <wp:docPr id="9" name="ima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158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87EBE" w14:textId="77777777" w:rsidR="004347B4" w:rsidRDefault="00000000">
      <w:pPr>
        <w:pStyle w:val="2"/>
        <w:numPr>
          <w:ilvl w:val="1"/>
          <w:numId w:val="2"/>
        </w:numPr>
      </w:pPr>
      <w:r>
        <w:t xml:space="preserve">Чем </w:t>
      </w:r>
      <w:proofErr w:type="gramStart"/>
      <w:r>
        <w:t>вольт-амперные</w:t>
      </w:r>
      <w:proofErr w:type="gramEnd"/>
      <w:r>
        <w:t xml:space="preserve"> характеристики биполярного транзистора отличаются от </w:t>
      </w:r>
      <w:proofErr w:type="gramStart"/>
      <w:r>
        <w:t>вольт-амперных</w:t>
      </w:r>
      <w:proofErr w:type="gramEnd"/>
      <w:r>
        <w:t xml:space="preserve"> характеристик полевого транзистора?</w:t>
      </w:r>
    </w:p>
    <w:p w14:paraId="44932A05" w14:textId="77777777" w:rsidR="004347B4" w:rsidRDefault="00000000">
      <w:r>
        <w:rPr>
          <w:color w:val="000000"/>
        </w:rPr>
        <w:t>Входные характеристики биполярного транзистора близки к характеристикам p-n-перехода. Тогда как входные характеристики полевого транзистора соответствуют ВАХ диода при подаче обратного напряжения</w:t>
      </w:r>
    </w:p>
    <w:p w14:paraId="5CBFEA57" w14:textId="77777777" w:rsidR="004347B4" w:rsidRDefault="00000000">
      <w:pPr>
        <w:pStyle w:val="1"/>
        <w:numPr>
          <w:ilvl w:val="0"/>
          <w:numId w:val="2"/>
        </w:numPr>
      </w:pPr>
      <w:r>
        <w:t>Выводы.</w:t>
      </w:r>
    </w:p>
    <w:p w14:paraId="498DF45B" w14:textId="77777777" w:rsidR="004347B4" w:rsidRDefault="00000000">
      <w:pPr>
        <w:rPr>
          <w:color w:val="000000"/>
        </w:rPr>
      </w:pPr>
      <w:r>
        <w:rPr>
          <w:color w:val="000000"/>
        </w:rPr>
        <w:t xml:space="preserve">В ходе работы были экспериментально исследованы </w:t>
      </w:r>
      <w:proofErr w:type="gramStart"/>
      <w:r>
        <w:rPr>
          <w:color w:val="000000"/>
        </w:rPr>
        <w:t>вольт-амперные</w:t>
      </w:r>
      <w:proofErr w:type="gramEnd"/>
      <w:r>
        <w:rPr>
          <w:color w:val="000000"/>
        </w:rPr>
        <w:t xml:space="preserve"> характеристики (ВАХ) транзисторов и изучены основные параметры биполярных транзисторов.</w:t>
      </w:r>
    </w:p>
    <w:p w14:paraId="65E41E59" w14:textId="77777777" w:rsidR="004347B4" w:rsidRDefault="00000000">
      <w:pPr>
        <w:rPr>
          <w:color w:val="000000"/>
        </w:rPr>
      </w:pPr>
      <w:r>
        <w:rPr>
          <w:color w:val="000000"/>
        </w:rPr>
        <w:t>Для схемы с общим эмиттером справедливо, что при увеличении напряжения между коллектором и эмиттером ток базы уменьшается, при уменьшении тока на базе увеличивается и ток на коллекторе.</w:t>
      </w:r>
    </w:p>
    <w:p w14:paraId="7B6D2D9F" w14:textId="77777777" w:rsidR="004347B4" w:rsidRDefault="00000000">
      <w:pPr>
        <w:rPr>
          <w:color w:val="000000"/>
        </w:rPr>
      </w:pPr>
      <w:r>
        <w:rPr>
          <w:color w:val="000000"/>
        </w:rPr>
        <w:t>Для схемы с общей базой справедливо, что при увеличении напряжения между коллектором и базой ток эмиттера увеличивается, при увеличении тока на эмиттере прямо пропорционально увеличивается ток на коллекторе, причем эти токи примерно равны.</w:t>
      </w:r>
    </w:p>
    <w:p w14:paraId="267C1F2E" w14:textId="77777777" w:rsidR="004347B4" w:rsidRDefault="004347B4"/>
    <w:sectPr w:rsidR="004347B4">
      <w:footerReference w:type="even" r:id="rId18"/>
      <w:footerReference w:type="default" r:id="rId19"/>
      <w:footerReference w:type="first" r:id="rId20"/>
      <w:pgSz w:w="11906" w:h="16838"/>
      <w:pgMar w:top="1134" w:right="850" w:bottom="1134" w:left="1134" w:header="0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F90E" w14:textId="77777777" w:rsidR="00296B1F" w:rsidRDefault="00296B1F">
      <w:pPr>
        <w:spacing w:line="240" w:lineRule="auto"/>
      </w:pPr>
      <w:r>
        <w:separator/>
      </w:r>
    </w:p>
  </w:endnote>
  <w:endnote w:type="continuationSeparator" w:id="0">
    <w:p w14:paraId="08FB31B7" w14:textId="77777777" w:rsidR="00296B1F" w:rsidRDefault="00296B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CCB24" w14:textId="77777777" w:rsidR="004347B4" w:rsidRDefault="004347B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1A82" w14:textId="77777777" w:rsidR="004347B4" w:rsidRDefault="00000000">
    <w:pPr>
      <w:tabs>
        <w:tab w:val="center" w:pos="4677"/>
        <w:tab w:val="right" w:pos="9355"/>
      </w:tabs>
      <w:spacing w:line="240" w:lineRule="auto"/>
      <w:ind w:firstLine="0"/>
      <w:jc w:val="center"/>
      <w:rPr>
        <w:rFonts w:eastAsia="Times New Roman" w:cs="Times New Roman"/>
        <w:color w:val="000000"/>
        <w:sz w:val="24"/>
        <w:szCs w:val="24"/>
      </w:rPr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0CE17" w14:textId="77777777" w:rsidR="004347B4" w:rsidRDefault="004347B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A9F18" w14:textId="77777777" w:rsidR="00296B1F" w:rsidRDefault="00296B1F">
      <w:pPr>
        <w:spacing w:line="240" w:lineRule="auto"/>
      </w:pPr>
      <w:r>
        <w:separator/>
      </w:r>
    </w:p>
  </w:footnote>
  <w:footnote w:type="continuationSeparator" w:id="0">
    <w:p w14:paraId="6B11DBE4" w14:textId="77777777" w:rsidR="00296B1F" w:rsidRDefault="00296B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5070"/>
    <w:multiLevelType w:val="multilevel"/>
    <w:tmpl w:val="4C1E890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3892ED4"/>
    <w:multiLevelType w:val="multilevel"/>
    <w:tmpl w:val="78CCC57E"/>
    <w:lvl w:ilvl="0">
      <w:start w:val="1"/>
      <w:numFmt w:val="decimal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7E107A35"/>
    <w:multiLevelType w:val="multilevel"/>
    <w:tmpl w:val="39FA835A"/>
    <w:lvl w:ilvl="0">
      <w:start w:val="1"/>
      <w:numFmt w:val="decimal"/>
      <w:lvlText w:val="%1"/>
      <w:lvlJc w:val="left"/>
      <w:pPr>
        <w:tabs>
          <w:tab w:val="num" w:pos="0"/>
        </w:tabs>
        <w:ind w:left="999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389" w:hanging="68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87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431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717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719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63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007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51" w:hanging="1584"/>
      </w:pPr>
    </w:lvl>
  </w:abstractNum>
  <w:num w:numId="1" w16cid:durableId="1454901333">
    <w:abstractNumId w:val="1"/>
  </w:num>
  <w:num w:numId="2" w16cid:durableId="296186215">
    <w:abstractNumId w:val="2"/>
  </w:num>
  <w:num w:numId="3" w16cid:durableId="45117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B4"/>
    <w:rsid w:val="00100AF7"/>
    <w:rsid w:val="002754E3"/>
    <w:rsid w:val="00296B1F"/>
    <w:rsid w:val="004347B4"/>
    <w:rsid w:val="00976AE8"/>
    <w:rsid w:val="00E2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276B0"/>
  <w15:docId w15:val="{98F85748-686E-4210-A7A4-31CB49C9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ans" w:hAnsi="Times New Roman" w:cs="Noto Sans Devanagari"/>
        <w:sz w:val="28"/>
        <w:szCs w:val="28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0E"/>
    <w:pPr>
      <w:spacing w:line="360" w:lineRule="auto"/>
      <w:ind w:firstLine="851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3ADA"/>
    <w:pPr>
      <w:tabs>
        <w:tab w:val="left" w:pos="567"/>
      </w:tabs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19C9"/>
    <w:pPr>
      <w:keepNext/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9C9"/>
    <w:pPr>
      <w:keepNext/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ECC"/>
    <w:pPr>
      <w:keepNext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ECC"/>
    <w:p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F00"/>
    <w:p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qFormat/>
    <w:locked/>
    <w:rsid w:val="00F52F00"/>
    <w:p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qFormat/>
    <w:locked/>
    <w:rsid w:val="00F52F00"/>
    <w:p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qFormat/>
    <w:locked/>
    <w:rsid w:val="00F52F00"/>
    <w:p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99"/>
    <w:semiHidden/>
    <w:qFormat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10">
    <w:name w:val="Заголовок 1 Знак"/>
    <w:basedOn w:val="a0"/>
    <w:link w:val="1"/>
    <w:uiPriority w:val="1"/>
    <w:qFormat/>
    <w:rsid w:val="00C53ADA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basedOn w:val="a0"/>
    <w:link w:val="2"/>
    <w:uiPriority w:val="1"/>
    <w:qFormat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0"/>
    <w:link w:val="3"/>
    <w:uiPriority w:val="1"/>
    <w:qFormat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0"/>
    <w:link w:val="4"/>
    <w:uiPriority w:val="1"/>
    <w:qFormat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0"/>
    <w:link w:val="5"/>
    <w:uiPriority w:val="1"/>
    <w:qFormat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0"/>
    <w:link w:val="6"/>
    <w:uiPriority w:val="5"/>
    <w:semiHidden/>
    <w:qFormat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0"/>
    <w:link w:val="7"/>
    <w:uiPriority w:val="5"/>
    <w:semiHidden/>
    <w:qFormat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0"/>
    <w:link w:val="8"/>
    <w:uiPriority w:val="5"/>
    <w:semiHidden/>
    <w:qFormat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5"/>
    <w:semiHidden/>
    <w:qFormat/>
    <w:rsid w:val="00F52F00"/>
    <w:rPr>
      <w:rFonts w:ascii="Cambria" w:eastAsia="Times New Roman" w:hAnsi="Cambria" w:cs="Times New Roman"/>
      <w:sz w:val="20"/>
      <w:szCs w:val="20"/>
    </w:rPr>
  </w:style>
  <w:style w:type="character" w:styleId="a5">
    <w:name w:val="Intense Reference"/>
    <w:basedOn w:val="a0"/>
    <w:uiPriority w:val="32"/>
    <w:semiHidden/>
    <w:qFormat/>
    <w:locked/>
    <w:rsid w:val="005E4F2A"/>
    <w:rPr>
      <w:b/>
      <w:bCs/>
      <w:smallCaps/>
      <w:color w:val="C0504D" w:themeColor="accent2"/>
      <w:spacing w:val="5"/>
      <w:u w:val="single"/>
    </w:rPr>
  </w:style>
  <w:style w:type="character" w:customStyle="1" w:styleId="a6">
    <w:name w:val="Электронная подпись Знак"/>
    <w:basedOn w:val="a0"/>
    <w:link w:val="a7"/>
    <w:uiPriority w:val="99"/>
    <w:semiHidden/>
    <w:qFormat/>
    <w:rsid w:val="00F67AC2"/>
    <w:rPr>
      <w:rFonts w:eastAsiaTheme="minorEastAsia"/>
      <w:lang w:eastAsia="ru-RU"/>
    </w:rPr>
  </w:style>
  <w:style w:type="character" w:styleId="a8">
    <w:name w:val="Book Title"/>
    <w:basedOn w:val="a0"/>
    <w:uiPriority w:val="33"/>
    <w:semiHidden/>
    <w:qFormat/>
    <w:locked/>
    <w:rsid w:val="00F67AC2"/>
    <w:rPr>
      <w:b/>
      <w:bCs/>
      <w:smallCaps/>
      <w:spacing w:val="5"/>
    </w:rPr>
  </w:style>
  <w:style w:type="character" w:styleId="a9">
    <w:name w:val="Subtle Reference"/>
    <w:basedOn w:val="a0"/>
    <w:uiPriority w:val="31"/>
    <w:semiHidden/>
    <w:qFormat/>
    <w:locked/>
    <w:rsid w:val="004B37E8"/>
    <w:rPr>
      <w:smallCaps/>
      <w:color w:val="C0504D" w:themeColor="accent2"/>
      <w:u w:val="single"/>
    </w:rPr>
  </w:style>
  <w:style w:type="character" w:customStyle="1" w:styleId="aa">
    <w:name w:val="Текст выноски Знак"/>
    <w:basedOn w:val="a0"/>
    <w:link w:val="ab"/>
    <w:uiPriority w:val="99"/>
    <w:semiHidden/>
    <w:qFormat/>
    <w:rsid w:val="00C5031D"/>
    <w:rPr>
      <w:rFonts w:ascii="Tahoma" w:hAnsi="Tahoma" w:cs="Tahoma"/>
      <w:sz w:val="16"/>
      <w:szCs w:val="16"/>
    </w:rPr>
  </w:style>
  <w:style w:type="character" w:customStyle="1" w:styleId="ac">
    <w:name w:val="Верхний колонтитул Знак"/>
    <w:basedOn w:val="a0"/>
    <w:link w:val="ad"/>
    <w:uiPriority w:val="99"/>
    <w:qFormat/>
    <w:rsid w:val="00D60F71"/>
    <w:rPr>
      <w:rFonts w:ascii="Times New Roman" w:hAnsi="Times New Roman"/>
      <w:sz w:val="28"/>
    </w:rPr>
  </w:style>
  <w:style w:type="character" w:customStyle="1" w:styleId="ae">
    <w:name w:val="Нижний колонтитул Знак"/>
    <w:basedOn w:val="a0"/>
    <w:link w:val="af"/>
    <w:uiPriority w:val="99"/>
    <w:qFormat/>
    <w:rsid w:val="00D60F71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locked/>
    <w:rsid w:val="00917645"/>
    <w:rPr>
      <w:color w:val="0000FF" w:themeColor="hyperlink"/>
      <w:u w:val="single"/>
    </w:rPr>
  </w:style>
  <w:style w:type="character" w:customStyle="1" w:styleId="af1">
    <w:name w:val="Название объекта Знак"/>
    <w:link w:val="af2"/>
    <w:uiPriority w:val="35"/>
    <w:qFormat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1">
    <w:name w:val="Основной текст Знак1"/>
    <w:basedOn w:val="a0"/>
    <w:link w:val="af3"/>
    <w:uiPriority w:val="99"/>
    <w:qFormat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4">
    <w:name w:val="Основной текст + Курсив"/>
    <w:basedOn w:val="11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af5">
    <w:name w:val="Основной текст Знак"/>
    <w:basedOn w:val="a0"/>
    <w:uiPriority w:val="99"/>
    <w:semiHidden/>
    <w:qFormat/>
    <w:rsid w:val="00F74364"/>
    <w:rPr>
      <w:rFonts w:ascii="Times New Roman" w:hAnsi="Times New Roman"/>
      <w:sz w:val="28"/>
      <w:szCs w:val="28"/>
    </w:rPr>
  </w:style>
  <w:style w:type="character" w:customStyle="1" w:styleId="af6">
    <w:name w:val="Подпись к картинке_"/>
    <w:basedOn w:val="a0"/>
    <w:link w:val="af7"/>
    <w:uiPriority w:val="99"/>
    <w:qFormat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1pt">
    <w:name w:val="Основной текст + Интервал 1 pt"/>
    <w:basedOn w:val="11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0"/>
    <w:link w:val="62"/>
    <w:uiPriority w:val="99"/>
    <w:qFormat/>
    <w:locked/>
    <w:rsid w:val="00F74364"/>
    <w:rPr>
      <w:rFonts w:ascii="MS Mincho" w:eastAsia="MS Mincho" w:hAnsi="MS Mincho" w:cs="MS Mincho"/>
      <w:spacing w:val="10"/>
      <w:sz w:val="21"/>
      <w:szCs w:val="21"/>
      <w:shd w:val="clear" w:color="auto" w:fill="FFFFFF"/>
      <w:lang w:val="en-US"/>
    </w:rPr>
  </w:style>
  <w:style w:type="character" w:customStyle="1" w:styleId="af8">
    <w:name w:val="Подпись к картинке + Курсив"/>
    <w:basedOn w:val="af6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9">
    <w:name w:val="Placeholder Text"/>
    <w:basedOn w:val="a0"/>
    <w:uiPriority w:val="99"/>
    <w:semiHidden/>
    <w:qFormat/>
    <w:locked/>
    <w:rsid w:val="00E10654"/>
    <w:rPr>
      <w:color w:val="808080"/>
    </w:rPr>
  </w:style>
  <w:style w:type="character" w:styleId="afa">
    <w:name w:val="line number"/>
  </w:style>
  <w:style w:type="paragraph" w:customStyle="1" w:styleId="Heading">
    <w:name w:val="Heading"/>
    <w:basedOn w:val="a"/>
    <w:next w:val="af3"/>
    <w:qFormat/>
    <w:pPr>
      <w:keepNext/>
      <w:spacing w:before="240" w:after="120"/>
    </w:pPr>
    <w:rPr>
      <w:rFonts w:ascii="Liberation Sans" w:hAnsi="Liberation Sans"/>
    </w:rPr>
  </w:style>
  <w:style w:type="paragraph" w:styleId="af3">
    <w:name w:val="Body Text"/>
    <w:basedOn w:val="a"/>
    <w:link w:val="11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paragraph" w:styleId="afb">
    <w:name w:val="List"/>
    <w:basedOn w:val="af3"/>
    <w:rPr>
      <w:rFonts w:cs="Noto Sans Devanagari"/>
    </w:rPr>
  </w:style>
  <w:style w:type="paragraph" w:styleId="af2">
    <w:name w:val="caption"/>
    <w:basedOn w:val="a"/>
    <w:next w:val="a"/>
    <w:link w:val="af1"/>
    <w:uiPriority w:val="35"/>
    <w:qFormat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normal1">
    <w:name w:val="normal1"/>
    <w:qFormat/>
    <w:pPr>
      <w:spacing w:line="360" w:lineRule="auto"/>
      <w:ind w:firstLine="851"/>
      <w:jc w:val="both"/>
    </w:pPr>
  </w:style>
  <w:style w:type="paragraph" w:styleId="a4">
    <w:name w:val="Title"/>
    <w:basedOn w:val="a"/>
    <w:next w:val="a"/>
    <w:link w:val="a3"/>
    <w:uiPriority w:val="10"/>
    <w:qFormat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customStyle="1" w:styleId="afc">
    <w:name w:val="Название рисунка"/>
    <w:basedOn w:val="a"/>
    <w:next w:val="a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d">
    <w:name w:val="Название таблицы"/>
    <w:basedOn w:val="a"/>
    <w:next w:val="a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paragraph" w:customStyle="1" w:styleId="afe">
    <w:name w:val="Программный код"/>
    <w:basedOn w:val="a"/>
    <w:next w:val="a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f">
    <w:name w:val="Текст внутри таблицы"/>
    <w:basedOn w:val="a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paragraph" w:customStyle="1" w:styleId="aff0">
    <w:name w:val="НИР нумерованный список"/>
    <w:basedOn w:val="a"/>
    <w:qFormat/>
    <w:locked/>
    <w:rsid w:val="002E373A"/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"/>
    <w:semiHidden/>
    <w:qFormat/>
    <w:locked/>
    <w:rsid w:val="00985035"/>
    <w:pPr>
      <w:jc w:val="left"/>
    </w:pPr>
    <w:rPr>
      <w:rFonts w:eastAsia="Times New Roman" w:cs="Times New Roman"/>
      <w:sz w:val="24"/>
      <w:szCs w:val="20"/>
    </w:rPr>
  </w:style>
  <w:style w:type="paragraph" w:styleId="12">
    <w:name w:val="toc 1"/>
    <w:basedOn w:val="a"/>
    <w:next w:val="a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21">
    <w:name w:val="toc 2"/>
    <w:basedOn w:val="a"/>
    <w:next w:val="a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"/>
    <w:next w:val="a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7">
    <w:name w:val="E-mail Signature"/>
    <w:basedOn w:val="a"/>
    <w:link w:val="a6"/>
    <w:uiPriority w:val="99"/>
    <w:semiHidden/>
    <w:qFormat/>
    <w:locked/>
    <w:rsid w:val="00F67AC2"/>
  </w:style>
  <w:style w:type="paragraph" w:styleId="22">
    <w:name w:val="List Bullet 2"/>
    <w:basedOn w:val="a"/>
    <w:uiPriority w:val="99"/>
    <w:semiHidden/>
    <w:locked/>
    <w:rsid w:val="00985035"/>
    <w:pPr>
      <w:contextualSpacing/>
    </w:pPr>
  </w:style>
  <w:style w:type="paragraph" w:styleId="aff1">
    <w:name w:val="List Paragraph"/>
    <w:basedOn w:val="a"/>
    <w:uiPriority w:val="34"/>
    <w:qFormat/>
    <w:locked/>
    <w:rsid w:val="00F52F00"/>
    <w:pPr>
      <w:ind w:left="720"/>
      <w:contextualSpacing/>
    </w:pPr>
  </w:style>
  <w:style w:type="paragraph" w:customStyle="1" w:styleId="aff2">
    <w:name w:val="Рисунок"/>
    <w:basedOn w:val="a"/>
    <w:next w:val="afc"/>
    <w:qFormat/>
    <w:rsid w:val="00BE19C9"/>
    <w:pPr>
      <w:keepNext/>
      <w:ind w:firstLine="0"/>
      <w:jc w:val="center"/>
    </w:pPr>
  </w:style>
  <w:style w:type="paragraph" w:styleId="ab">
    <w:name w:val="Balloon Text"/>
    <w:basedOn w:val="a"/>
    <w:link w:val="aa"/>
    <w:uiPriority w:val="99"/>
    <w:semiHidden/>
    <w:qFormat/>
    <w:locked/>
    <w:rsid w:val="00C5031D"/>
    <w:rPr>
      <w:rFonts w:ascii="Tahoma" w:hAnsi="Tahoma" w:cs="Tahoma"/>
      <w:sz w:val="16"/>
      <w:szCs w:val="16"/>
    </w:rPr>
  </w:style>
  <w:style w:type="paragraph" w:customStyle="1" w:styleId="aff3">
    <w:name w:val="Введение_заключение"/>
    <w:basedOn w:val="1"/>
    <w:next w:val="a"/>
    <w:qFormat/>
    <w:rsid w:val="00F52F00"/>
    <w:pPr>
      <w:jc w:val="center"/>
    </w:pPr>
  </w:style>
  <w:style w:type="paragraph" w:customStyle="1" w:styleId="aff4">
    <w:name w:val="Список_ТИРЕ"/>
    <w:basedOn w:val="a"/>
    <w:qFormat/>
    <w:rsid w:val="00384ECC"/>
  </w:style>
  <w:style w:type="paragraph" w:customStyle="1" w:styleId="aff5">
    <w:name w:val="Список_БУКВЫ"/>
    <w:basedOn w:val="aff4"/>
    <w:qFormat/>
    <w:rsid w:val="00384ECC"/>
  </w:style>
  <w:style w:type="paragraph" w:customStyle="1" w:styleId="aff6">
    <w:name w:val="Список_ЦИФРЫ"/>
    <w:basedOn w:val="aff5"/>
    <w:qFormat/>
    <w:rsid w:val="00384ECC"/>
  </w:style>
  <w:style w:type="paragraph" w:customStyle="1" w:styleId="23">
    <w:name w:val="Список_2_уровня"/>
    <w:basedOn w:val="aff5"/>
    <w:qFormat/>
    <w:rsid w:val="00384ECC"/>
  </w:style>
  <w:style w:type="paragraph" w:customStyle="1" w:styleId="aff7">
    <w:name w:val="Список источников"/>
    <w:basedOn w:val="a"/>
    <w:qFormat/>
    <w:rsid w:val="00384ECC"/>
  </w:style>
  <w:style w:type="paragraph" w:customStyle="1" w:styleId="HeaderandFooter">
    <w:name w:val="Header and Footer"/>
    <w:basedOn w:val="a"/>
    <w:qFormat/>
  </w:style>
  <w:style w:type="paragraph" w:styleId="ad">
    <w:name w:val="header"/>
    <w:basedOn w:val="a"/>
    <w:link w:val="a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paragraph" w:styleId="af">
    <w:name w:val="footer"/>
    <w:basedOn w:val="a"/>
    <w:link w:val="a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paragraph" w:styleId="aff8">
    <w:name w:val="Normal (Web)"/>
    <w:basedOn w:val="a"/>
    <w:uiPriority w:val="99"/>
    <w:qFormat/>
    <w:locked/>
    <w:rsid w:val="00917645"/>
    <w:pPr>
      <w:spacing w:beforeAutospacing="1" w:afterAutospacing="1"/>
      <w:ind w:firstLine="720"/>
    </w:pPr>
    <w:rPr>
      <w:rFonts w:eastAsia="Times New Roman" w:cs="Times New Roman"/>
    </w:rPr>
  </w:style>
  <w:style w:type="paragraph" w:customStyle="1" w:styleId="aff9">
    <w:name w:val="_Название рисунка"/>
    <w:basedOn w:val="af2"/>
    <w:uiPriority w:val="99"/>
    <w:qFormat/>
    <w:rsid w:val="00917645"/>
    <w:pPr>
      <w:keepLines/>
      <w:spacing w:before="120" w:after="0" w:line="360" w:lineRule="auto"/>
      <w:ind w:firstLine="0"/>
      <w:jc w:val="center"/>
    </w:pPr>
    <w:rPr>
      <w:rFonts w:eastAsia="Times New Roman" w:cs="Times New Roman"/>
      <w:b w:val="0"/>
      <w:sz w:val="28"/>
      <w:szCs w:val="20"/>
    </w:rPr>
  </w:style>
  <w:style w:type="paragraph" w:customStyle="1" w:styleId="affa">
    <w:name w:val="_Рисунок"/>
    <w:basedOn w:val="a"/>
    <w:uiPriority w:val="99"/>
    <w:qFormat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paragraph" w:customStyle="1" w:styleId="af7">
    <w:name w:val="Подпись к картинке"/>
    <w:basedOn w:val="a"/>
    <w:link w:val="af6"/>
    <w:uiPriority w:val="99"/>
    <w:qFormat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paragraph" w:customStyle="1" w:styleId="62">
    <w:name w:val="Основной текст (6)"/>
    <w:basedOn w:val="a"/>
    <w:link w:val="61"/>
    <w:uiPriority w:val="99"/>
    <w:qFormat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paragraph" w:styleId="affb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a"/>
    <w:qFormat/>
  </w:style>
  <w:style w:type="paragraph" w:customStyle="1" w:styleId="FrameContentsuser">
    <w:name w:val="Frame Contents (user)"/>
    <w:basedOn w:val="a"/>
    <w:qFormat/>
  </w:style>
  <w:style w:type="numbering" w:customStyle="1" w:styleId="24">
    <w:name w:val="_Маркированный2"/>
    <w:uiPriority w:val="99"/>
    <w:qFormat/>
    <w:rsid w:val="00917645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ветлая заливка1"/>
    <w:basedOn w:val="a1"/>
    <w:uiPriority w:val="60"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c">
    <w:name w:val="Table Grid"/>
    <w:basedOn w:val="a1"/>
    <w:uiPriority w:val="59"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08:18:57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1500 24575,'-2'-130'0,"5"-140"0,2 229 0,16-65 0,-7 39 0,2-6 0,-7 37 0,-2 0 0,4-52 0,3-38 0,-6 60 0,14-81 0,-13 88 0,-4 34 0,2-40 0,-7 59 0,0 0 0,0 0 0,1 0 0,0 0 0,0 0 0,1 0 0,0 0 0,0 0 0,0 0 0,1 0 0,0 1 0,0-1 0,7-8 0,-5 8 0,1 0 0,0 1 0,1 0 0,-1 0 0,1 0 0,0 1 0,0 0 0,1 1 0,14-6 0,-19 8 0,8-3 0,0 0 0,-1 0 0,2 1 0,-1 1 0,14-2 0,-22 4 0,0 0 0,0 0 0,0 1 0,0-1 0,0 0 0,0 1 0,0 0 0,0 0 0,0 0 0,0 0 0,0 0 0,0 1 0,-1-1 0,1 1 0,-1 0 0,1 0 0,-1 0 0,1 0 0,-1 0 0,0 0 0,0 1 0,0-1 0,-1 1 0,3 3 0,4 9 0,-1 0 0,0 1 0,-1 0 0,-1 0 0,-1 0 0,3 17 0,-2 4 0,2 59 0,-9 11 0,-18 138 0,15-213 0,-12 36 0,-4 27 0,16-67 0,-10 33 0,9-41 0,0 1 0,2-1 0,-3 41 0,8 299-1365,-1-342-5461</inkml:trace>
  <inkml:trace contextRef="#ctx0" brushRef="#br0" timeOffset="2340.41">765 589 24575,'-11'257'0,"0"13"0,11-211 0,2 50 0,-17 134 0,-13-78-1365,27-147-5461</inkml:trace>
  <inkml:trace contextRef="#ctx0" brushRef="#br0" timeOffset="4604.83">1020 758 24575,'0'954'-1365,"0"-936"-5461</inkml:trace>
  <inkml:trace contextRef="#ctx0" brushRef="#br0" timeOffset="7852.4">1229 907 24575,'1'12'0,"0"0"0,1 0 0,0 0 0,5 14 0,2 10 0,67 280 0,-16-80 0,-52-198 0,-5-17 0,2 0 0,1-1 0,10 27 0,-13-41 0,1 0 0,0-1 0,0 1 0,0-1 0,1 0 0,0-1 0,0 1 0,0-1 0,0 0 0,1 0 0,-1 0 0,1-1 0,8 4 0,-11-5 0,0-1 0,-1 0 0,1 0 0,0 0 0,0 0 0,0 0 0,0-1 0,0 1 0,0-1 0,0 0 0,0 1 0,0-1 0,0-1 0,0 1 0,0 0 0,0-1 0,0 0 0,0 0 0,-1 1 0,1-2 0,0 1 0,0 0 0,-1 0 0,1-1 0,-1 0 0,1 1 0,-1-1 0,1 0 0,-1 0 0,0-1 0,3-2 0,1-6 0,0 0 0,-1 0 0,0 0 0,-1 0 0,0-1 0,-1 0 0,0 0 0,-1 0 0,1-16 0,0-20 0,-3-50 0,-2 48 0,0-4 0,0 31 0,1 1 0,1 0 0,1-1 0,5-24 0,-6 46 0,0 0 0,0 1 0,0-1 0,0 1 0,0-1 0,0 0 0,0 1 0,0-1 0,0 1 0,1-1 0,-1 1 0,0-1 0,0 1 0,1-1 0,-1 1 0,0-1 0,1 1 0,-1-1 0,0 1 0,1-1 0,-1 1 0,0 0 0,1-1 0,-1 1 0,1 0 0,-1-1 0,1 1 0,-1 0 0,1-1 0,-1 1 0,1 0 0,-1 0 0,1 0 0,0 0 0,-1 0 0,1-1 0,-1 1 0,1 0 0,-1 0 0,1 0 0,0 0 0,-1 1 0,1-1 0,-1 0 0,1 0 0,-1 0 0,1 0 0,0 1 0,-1-1 0,1 0 0,-1 0 0,1 1 0,-1-1 0,0 0 0,2 1 0,25 28 0,-22-23 0,34 45 0,-2 1 0,55 106 0,-85-149 0,0 0 0,1 0 0,1 0 0,-1-1 0,1 0 0,20 13 0,-27-20 0,0 1 0,0-1 0,0 0 0,0 1 0,0-1 0,0 0 0,0 0 0,1-1 0,-1 1 0,0 0 0,1-1 0,-1 1 0,0-1 0,1 0 0,-1 0 0,1 0 0,-1 0 0,0 0 0,1 0 0,2-1 0,-2-1 0,0 1 0,0-1 0,0 1 0,-1-1 0,1 0 0,-1 0 0,1 0 0,-1 0 0,0 0 0,0-1 0,0 1 0,0-1 0,2-4 0,4-8 0,-1-1 0,0 0 0,-1 0 0,5-26 0,-9 35 0,9-34 0,9-70 0,-18 93 0,-1 0 0,-1 1 0,-1-1 0,-1 0 0,0 0 0,-8-30 0,-19-40 0,-41-88 0,33 96-1365,28 60-5461</inkml:trace>
  <inkml:trace contextRef="#ctx0" brushRef="#br0" timeOffset="10298.73">2457 60 24575,'0'901'0,"11"-709"0,0 8 0,-12-180 0,0 1 0,-2-1 0,0 0 0,-1-1 0,-1 1 0,-1-1 0,-1 0 0,0 0 0,-1-1 0,-2 0 0,1 0 0,-17 21 0,-6 12-49,27-41-71,0 1 1,-1-1-1,-1 0 0,0 0 1,0-1-1,-1 0 1,0 0-1,-1-1 0,0 0 1,-14 10-1,7-11-6706</inkml:trace>
  <inkml:trace contextRef="#ctx0" brushRef="#br0" timeOffset="12857.14">23 715 24575,'3'2'0,"-1"0"0,1 0 0,0-1 0,0 0 0,0 1 0,0-1 0,0 0 0,0 0 0,0-1 0,5 1 0,6 2 0,95 20 0,0-4 0,1-6 0,121 0 0,-185-14 0,1-1 0,-1-3 0,1-1 0,89-26 0,-79 20 0,99-8 0,-121 17 0,7-3 0,-1-1 0,0-3 0,66-22 0,-85 26 0,0 2 0,1 0 0,-1 2 0,1 0 0,0 2 0,32 3 0,0-1 0,645-2 0,-674 2 0,47 7 0,-58-5 0,0-1 0,1-1 0,-1-1 0,1 0 0,-1-1 0,1-1 0,-1 0 0,24-5 0,138-42 0,-156 44-1365,-3 1-5461</inkml:trace>
  <inkml:trace contextRef="#ctx0" brushRef="#br0" timeOffset="14665.38">2817 926 24575,'7'0'0,"10"0"0,12 0 0,13 0 0,6 0 0,5 0 0,2 0 0,-6-3 0,-3-2 0,-3 0 0,-5 2 0,-5 0 0,-8-2 0,-6-1 0,-1 2 0,-4 0-8191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+E04kjG34/i7dtNI4p0YrsGA4Dg==">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10</Pages>
  <Words>1328</Words>
  <Characters>7575</Characters>
  <Application>Microsoft Office Word</Application>
  <DocSecurity>0</DocSecurity>
  <Lines>63</Lines>
  <Paragraphs>17</Paragraphs>
  <ScaleCrop>false</ScaleCrop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Antonov</dc:creator>
  <dc:description/>
  <cp:lastModifiedBy>Georgy Antonov</cp:lastModifiedBy>
  <cp:revision>5</cp:revision>
  <dcterms:created xsi:type="dcterms:W3CDTF">2025-11-30T18:45:00Z</dcterms:created>
  <dcterms:modified xsi:type="dcterms:W3CDTF">2025-12-01T08:20:00Z</dcterms:modified>
  <dc:language>en-US</dc:language>
</cp:coreProperties>
</file>